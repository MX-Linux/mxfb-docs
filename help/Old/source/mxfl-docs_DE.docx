
<file path=[Content_Types].xml><?xml version="1.0" encoding="utf-8"?>
<Types xmlns="http://schemas.openxmlformats.org/package/2006/content-types">
  <Default Extension="xml" ContentType="application/vnd.openxmlformats-package.core-properties+xml"/>
  <Default Extension="png" ContentType="image/png"/>
  <Default Extension="rels" ContentType="application/vnd.openxmlformats-package.relationship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&#65279;<?xml version="1.0" encoding="utf-8"?><Relationships xmlns="http://schemas.openxmlformats.org/package/2006/relationships"><Relationship Type="http://schemas.openxmlformats.org/package/2006/relationships/metadata/core-properties" Target="/docProps/core.xml" Id="rId1" /><Relationship Type="http://schemas.openxmlformats.org/officeDocument/2006/relationships/extended-properties" Target="/docProps/app.xml" Id="rId2" /><Relationship Type="http://schemas.openxmlformats.org/officeDocument/2006/relationships/officeDocument" Target="/word/document.xml" Id="rId3" /></Relationships>
</file>

<file path=word/document.xml><?xml version="1.0" encoding="utf-8"?>
<w:document xmlns:a="http://schemas.openxmlformats.org/drawingml/2006/main" xmlns:pic="http://schemas.openxmlformats.org/drawingml/2006/picture"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0"/>
        <w:spacing w:before="200" w:after="120"/>
        <w:jc w:val="center"/>
        <w:rPr>
          <w:shd w:val="clear" w:fill="auto"/>
        </w:rPr>
      </w:pPr>
      <w:r>
        <w:rPr>
          <w:shd w:val="clear" w:fill="auto"/>
        </w:rPr>
        <w:drawing>
          <wp:anchor distT="0" distB="0" distL="0" distR="0" simplePos="0" relativeHeight="2" behindDoc="0" locked="0" layoutInCell="0" allowOverlap="1">
            <wp:simplePos x="0" y="0"/>
            <wp:positionH relativeFrom="column">
              <wp:align>center</wp:align>
            </wp:positionH>
            <wp:positionV relativeFrom="paragraph">
              <wp:posOffset>635</wp:posOffset>
            </wp:positionV>
            <wp:extent cx="1703705" cy="17037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703705" cy="1703705"/>
                    </a:xfrm>
                    <a:prstGeom prst="rect">
                      <a:avLst/>
                    </a:prstGeom>
                  </pic:spPr>
                </pic:pic>
              </a:graphicData>
            </a:graphic>
          </wp:anchor>
        </w:drawing>
      </w:r>
    </w:p>
    <w:p>
      <w:pPr>
        <w:pStyle w:val="Heading2"/>
        <w:bidi w:val="0"/>
        <w:jc w:val="center"/>
        <w:rPr>
          <w:shd w:val="clear" w:fill="auto"/>
        </w:rPr>
      </w:pPr>
      <w:r>
        <w:rPr>
          <w:shd w:val="clear" w:fill="auto"/>
        </w:rPr>
      </w:r>
    </w:p>
    <w:p>
      <w:pPr>
        <w:pStyle w:val="Heading2"/>
        <w:bidi w:val="0"/>
        <w:jc w:val="center"/>
        <w:rPr>
          <w:shd w:val="clear" w:fill="auto"/>
        </w:rPr>
      </w:pPr>
      <w:r>
        <w:rPr>
          <w:shd w:val="clear" w:fill="auto"/>
        </w:rPr>
      </w:r>
    </w:p>
    <w:p>
      <w:pPr>
        <w:pStyle w:val="Title"/>
        <w:bidi w:val="0"/>
        <w:rPr>
          <w:shd w:val="clear" w:fill="auto"/>
        </w:rPr>
      </w:pPr>
      <w:r>
        <w:rPr>
          <w:shd w:val="clear" w:fill="auto"/>
        </w:rPr>
      </w:r>
    </w:p>
    <w:p>
      <w:pPr>
        <w:pStyle w:val="Title"/>
        <w:bidi w:val="0"/>
        <w:rPr>
          <w:shd w:val="clear" w:fill="auto"/>
          <w:ins w:author="Jerry Bond" w:date="2021-09-23T16:53:51Z" w:id="3"/>
        </w:rPr>
      </w:pPr>
      <w:r>
        <w:rPr>
          <w:shd w:val="clear" w:fill="auto"/>
        </w:rPr>
        <w:t xml:space="preserve">MX-Fluxbox</w:t>
      </w:r>
      <w:del w:author="Jerry Bond" w:date="2021-09-23T16:53:09Z" w:id="0">
        <w:r>
          <w:rPr>
            <w:shd w:val="clear" w:fill="auto"/>
          </w:rPr>
          <w:delText xml:space="preserve"> 3</w:delText>
        </w:r>
      </w:del>
      <w:del w:author="Jerry Bond" w:date="2021-09-23T16:53:35Z" w:id="2">
        <w:r>
          <w:rPr>
            <w:shd w:val="clear" w:fill="auto"/>
          </w:rPr>
          <w:delText xml:space="preserve"> </w:delText>
        </w:r>
      </w:del>
      <w:r>
        <w:rPr>
          <w:shd w:val="clear" w:fill="auto"/>
        </w:rPr>
        <w:t xml:space="preserve"> Dokumentation</w:t>
      </w:r>
    </w:p>
    <w:p>
      <w:pPr>
        <w:pStyle w:val="Subtitle"/>
        <w:rPr/>
      </w:pPr>
      <w:ins w:author="Jerry Bond" w:date="2021-09-23T16:54:00Z" w:id="4">
        <w:r>
          <w:rPr/>
          <w:t xml:space="preserve">2021.09.</w:t>
        </w:r>
      </w:ins>
      <w:ins w:author="Jerry Bond" w:date="2021-09-24T16:11:38Z" w:id="5">
        <w:r>
          <w:rPr/>
          <w:t xml:space="preserve">28</w:t>
        </w:r>
      </w:ins>
    </w:p>
    <w:p>
      <w:pPr>
        <w:pStyle w:val="TextBody"/>
        <w:bidi w:val="0"/>
        <w:jc w:val="center"/>
        <w:rPr>
          <w:b/>
          <w:b/>
          <w:bCs/>
          <w:sz w:val="21"/>
          <w:szCs w:val="21"/>
          <w:shd w:val="clear" w:fill="auto"/>
        </w:rPr>
      </w:pPr>
      <w:r>
        <w:rPr>
          <w:b/>
          <w:bCs/>
          <w:sz w:val="21"/>
          <w:szCs w:val="21"/>
          <w:shd w:val="clear" w:fill="auto"/>
        </w:rPr>
      </w:r>
    </w:p>
    <w:sdt>
      <w:sdtPr>
        <w:docPartObj>
          <w:docPartGallery w:val="Table of Contents"/>
          <w:docPartUnique w:val="true"/>
        </w:docPartObj>
      </w:sdtPr>
      <w:sdtContent>
        <w:p>
          <w:pPr>
            <w:pStyle w:val="TOAHeading"/>
            <w:bidi w:val="0"/>
            <w:jc w:val="center"/>
            <w:rPr/>
          </w:pPr>
          <w:r>
            <w:rPr/>
            <w:t xml:space="preserve">Inhaltsübersicht</w:t>
          </w:r>
        </w:p>
        <w:p>
          <w:pPr>
            <w:pStyle w:val="Contents1"/>
            <w:bidi w:val="0"/>
            <w:ind w:start="1440" w:end="1440" w:hanging="0"/>
            <w:jc w:val="left"/>
            <w:rPr/>
          </w:pPr>
          <w:r>
            <w:fldChar w:fldCharType="begin"/>
          </w:r>
          <w:r>
            <w:rPr>
              <w:rStyle w:val="IndexLink"/>
            </w:rPr>
            <w:instrText> TOC \f \o "1-2" \h</w:instrText>
          </w:r>
          <w:r>
            <w:rPr>
              <w:rStyle w:val="IndexLink"/>
            </w:rPr>
            <w:fldChar w:fldCharType="separate"/>
          </w:r>
          <w:hyperlink w:anchor="__RefHeading___Toc1544_4202832223">
            <w:r>
              <w:rPr>
                <w:rStyle w:val="IndexLink"/>
              </w:rPr>
              <w:tab/>
              <w:t xml:space="preserve">1. Einleitung1</w:t>
            </w:r>
          </w:hyperlink>
        </w:p>
        <w:p>
          <w:pPr>
            <w:pStyle w:val="Contents1"/>
            <w:bidi w:val="0"/>
            <w:ind w:start="1440" w:end="1440" w:hanging="0"/>
            <w:jc w:val="left"/>
            <w:rPr/>
          </w:pPr>
          <w:hyperlink w:anchor="__RefHeading___Toc1579_3145445008">
            <w:r>
              <w:rPr>
                <w:rStyle w:val="IndexLink"/>
              </w:rPr>
              <w:tab/>
              <w:t xml:space="preserve">2. Standardeinstellung1</w:t>
            </w:r>
          </w:hyperlink>
        </w:p>
        <w:p>
          <w:pPr>
            <w:pStyle w:val="Contents2"/>
            <w:bidi w:val="0"/>
            <w:ind w:start="1440" w:end="1440" w:hanging="0"/>
            <w:jc w:val="left"/>
            <w:rPr/>
          </w:pPr>
          <w:hyperlink w:anchor="__RefHeading___Toc1787_3540384480">
            <w:r>
              <w:rPr>
                <w:rStyle w:val="IndexLink"/>
              </w:rPr>
              <w:tab/>
              <w:t xml:space="preserve">  2.1 Desktop-Symbole2</w:t>
            </w:r>
          </w:hyperlink>
        </w:p>
        <w:p>
          <w:pPr>
            <w:pStyle w:val="Contents2"/>
            <w:bidi w:val="0"/>
            <w:ind w:start="1440" w:end="1440" w:hanging="0"/>
            <w:jc w:val="left"/>
            <w:rPr/>
          </w:pPr>
          <w:hyperlink w:anchor="__RefHeading___Toc1789_3540384480">
            <w:r>
              <w:rPr>
                <w:rStyle w:val="IndexLink"/>
              </w:rPr>
              <w:tab/>
              <w:t xml:space="preserve">  2.2 Konky3</w:t>
            </w:r>
          </w:hyperlink>
        </w:p>
        <w:p>
          <w:pPr>
            <w:pStyle w:val="Contents2"/>
            <w:bidi w:val="0"/>
            <w:ind w:start="1440" w:end="1440" w:hanging="0"/>
            <w:jc w:val="left"/>
            <w:rPr/>
          </w:pPr>
          <w:hyperlink w:anchor="__RefHeading___Toc1791_3540384480">
            <w:r>
              <w:rPr>
                <w:rStyle w:val="IndexLink"/>
              </w:rPr>
              <w:tab/>
              <w:t xml:space="preserve">  2.3 Das tint2-Panel4</w:t>
            </w:r>
          </w:hyperlink>
        </w:p>
        <w:p>
          <w:pPr>
            <w:pStyle w:val="Contents2"/>
            <w:bidi w:val="0"/>
            <w:ind w:start="1440" w:end="1440" w:hanging="0"/>
            <w:jc w:val="left"/>
            <w:rPr/>
          </w:pPr>
          <w:hyperlink w:anchor="__RefHeading___Toc1793_3540384480">
            <w:r>
              <w:rPr>
                <w:rStyle w:val="IndexLink"/>
              </w:rPr>
              <w:tab/>
              <w:t xml:space="preserve">  2.4 Docks5</w:t>
            </w:r>
          </w:hyperlink>
        </w:p>
        <w:p>
          <w:pPr>
            <w:pStyle w:val="Contents2"/>
            <w:bidi w:val="0"/>
            <w:ind w:start="1440" w:end="1440" w:hanging="0"/>
            <w:jc w:val="left"/>
            <w:rPr/>
          </w:pPr>
          <w:hyperlink w:anchor="__RefHeading___Toc1795_3540384480">
            <w:r>
              <w:rPr>
                <w:rStyle w:val="IndexLink"/>
              </w:rPr>
              <w:tab/>
              <w:t xml:space="preserve">  2.5 Das RootMenu5</w:t>
            </w:r>
          </w:hyperlink>
        </w:p>
        <w:p>
          <w:pPr>
            <w:pStyle w:val="Contents1"/>
            <w:bidi w:val="0"/>
            <w:ind w:start="1440" w:end="1440" w:hanging="0"/>
            <w:jc w:val="left"/>
            <w:rPr/>
          </w:pPr>
          <w:hyperlink w:anchor="__RefHeading___Toc1581_3145445008">
            <w:r>
              <w:rPr>
                <w:rStyle w:val="IndexLink"/>
              </w:rPr>
              <w:tab/>
              <w:t xml:space="preserve">3. Fluxbox-Einrichtung6</w:t>
            </w:r>
          </w:hyperlink>
        </w:p>
        <w:p>
          <w:pPr>
            <w:pStyle w:val="Contents1"/>
            <w:bidi w:val="0"/>
            <w:ind w:start="1440" w:end="1440" w:hanging="0"/>
            <w:jc w:val="left"/>
            <w:rPr/>
          </w:pPr>
          <w:hyperlink w:anchor="__RefHeading___Toc1681_3540384480">
            <w:r>
              <w:rPr>
                <w:rStyle w:val="IndexLink"/>
              </w:rPr>
              <w:tab/>
              <w:t xml:space="preserve">6. Links12</w:t>
            </w:r>
          </w:hyperlink>
          <w:r>
            <w:rPr>
              <w:rStyle w:val="IndexLink"/>
            </w:rPr>
            <w:fldChar w:fldCharType="end"/>
          </w:r>
        </w:p>
      </w:sdtContent>
    </w:sdt>
    <w:p>
      <w:pPr>
        <w:pStyle w:val="Heading1"/>
        <w:bidi w:val="0"/>
        <w:jc w:val="left"/>
        <w:rPr/>
      </w:pPr>
      <w:bookmarkStart w:name="__RefHeading___Toc1544_4202832223" w:id="0"/>
      <w:bookmarkEnd w:id="0"/>
      <w:r>
        <w:rPr>
          <w:shd w:val="clear" w:fill="auto"/>
        </w:rPr>
        <w:t xml:space="preserve">1. </w:t>
      </w:r>
      <w:r>
        <w:rPr>
          <w:rFonts w:eastAsia="WenQuanYi Micro Hei" w:cs="FreeSans"/>
          <w:b/>
          <w:bCs/>
          <w:sz w:val="36"/>
          <w:szCs w:val="36"/>
          <w:shd w:val="clear" w:fill="auto"/>
        </w:rPr>
        <w:t xml:space="preserve">Einleitung</w:t>
      </w:r>
    </w:p>
    <w:p>
      <w:pPr>
        <w:pStyle w:val="Normal"/>
        <w:bidi w:val="0"/>
        <w:jc w:val="left"/>
        <w:rPr/>
      </w:pPr>
      <w:r>
        <w:rPr/>
        <w:t xml:space="preserve">Dieses Hilfedokument ergänzt das </w:t>
      </w:r>
      <w:r>
        <w:rPr>
          <w:b/>
          <w:bCs/>
        </w:rPr>
        <w:t xml:space="preserve">Benutzerhandbuch (</w:t>
      </w:r>
      <w:r>
        <w:rPr>
          <w:b/>
          <w:bCs/>
          <w:lang w:val="en-US" w:eastAsia="zh-CN" w:bidi="hi-IN"/>
        </w:rPr>
        <w:t xml:space="preserve">Umschalt+F1</w:t>
      </w:r>
      <w:r>
        <w:rPr>
          <w:b/>
          <w:bCs/>
        </w:rPr>
        <w:t xml:space="preserve">)</w:t>
      </w:r>
      <w:r>
        <w:rPr/>
        <w:t xml:space="preserve">, das allgemeine MX Linux-Themen behandelt.</w:t>
      </w:r>
    </w:p>
    <w:p>
      <w:pPr>
        <w:pStyle w:val="Normal"/>
        <w:bidi w:val="0"/>
        <w:jc w:val="left"/>
        <w:rPr/>
      </w:pPr>
      <w:r>
        <w:rPr/>
        <w:t xml:space="preserve">1. Einleitung</w:t>
      </w:r>
    </w:p>
    <w:p>
      <w:pPr>
        <w:pStyle w:val="Normal"/>
        <w:bidi w:val="0"/>
        <w:jc w:val="left"/>
        <w:rPr/>
      </w:pPr>
      <w:r>
        <w:rPr/>
        <w:t xml:space="preserve">2. Einbau</w:t>
      </w:r>
    </w:p>
    <w:p>
      <w:pPr>
        <w:pStyle w:val="Normal"/>
        <w:bidi w:val="0"/>
        <w:jc w:val="left"/>
        <w:rPr/>
      </w:pPr>
      <w:r>
        <w:rPr/>
        <w:t xml:space="preserve">3. Konfiguration</w:t>
      </w:r>
    </w:p>
    <w:p>
      <w:pPr>
        <w:pStyle w:val="Normal"/>
        <w:bidi w:val="0"/>
        <w:jc w:val="left"/>
        <w:rPr/>
      </w:pPr>
      <w:r>
        <w:rPr/>
        <w:t xml:space="preserve">4. Grundlegende Verwendung</w:t>
      </w:r>
    </w:p>
    <w:p>
      <w:pPr>
        <w:pStyle w:val="Normal"/>
        <w:bidi w:val="0"/>
        <w:jc w:val="left"/>
        <w:rPr/>
      </w:pPr>
      <w:r>
        <w:rPr/>
        <w:t xml:space="preserve">5. Software-Verwaltung</w:t>
      </w:r>
    </w:p>
    <w:p>
      <w:pPr>
        <w:pStyle w:val="Normal"/>
        <w:bidi w:val="0"/>
        <w:jc w:val="left"/>
        <w:rPr/>
      </w:pPr>
      <w:r>
        <w:rPr/>
        <w:t xml:space="preserve">6. Erweiterte Nutzung</w:t>
      </w:r>
    </w:p>
    <w:p>
      <w:pPr>
        <w:pStyle w:val="Normal"/>
        <w:bidi w:val="0"/>
        <w:jc w:val="left"/>
        <w:rPr/>
      </w:pPr>
      <w:r>
        <w:rPr/>
        <w:t xml:space="preserve">7. Unter der Motorhaube</w:t>
      </w:r>
    </w:p>
    <w:p>
      <w:pPr>
        <w:pStyle w:val="Normal"/>
        <w:bidi w:val="0"/>
        <w:jc w:val="left"/>
        <w:rPr/>
      </w:pPr>
      <w:r>
        <w:rPr/>
        <w:t xml:space="preserve">8. Glossar</w:t>
      </w:r>
    </w:p>
    <w:p>
      <w:pPr>
        <w:pStyle w:val="Normal"/>
        <w:bidi w:val="0"/>
        <w:jc w:val="left"/>
        <w:rPr/>
      </w:pPr>
      <w:r>
        <w:rPr/>
      </w:r>
    </w:p>
    <w:p>
      <w:pPr>
        <w:pStyle w:val="Normal"/>
        <w:bidi w:val="0"/>
        <w:jc w:val="left"/>
        <w:rPr>
          <w:shd w:val="clear" w:fill="auto"/>
        </w:rPr>
      </w:pPr>
      <w:r>
        <w:rPr>
          <w:shd w:val="clear" w:fill="auto"/>
        </w:rPr>
        <w:t xml:space="preserve">MX Fluxbox (=MXFB) stellt eine Minimal- oder "Basis"-Version von MX Linux dar, die sofort nach dem Auspacken verwendet werden kann. In der Regel werden die Benutzer zusätzliche gängige Software benötigen, für die sie sich zunächst an den MX Package Installer wenden sollten </w:t>
      </w:r>
      <w:ins w:author="Jerry Bond" w:date="2021-09-24T16:12:17Z" w:id="7">
        <w:r>
          <w:rPr>
            <w:shd w:val="clear" w:fill="auto"/>
          </w:rPr>
          <w:t xml:space="preserve">(Desktop-Symbol "Software")</w:t>
        </w:r>
      </w:ins>
      <w:r>
        <w:rPr>
          <w:shd w:val="clear" w:fill="auto"/>
        </w:rPr>
        <w:t xml:space="preserve">. </w:t>
      </w:r>
    </w:p>
    <w:p>
      <w:pPr>
        <w:pStyle w:val="Normal"/>
        <w:bidi w:val="0"/>
        <w:jc w:val="left"/>
        <w:rPr>
          <w:shd w:val="clear" w:fill="auto"/>
        </w:rPr>
      </w:pPr>
      <w:r>
        <w:rPr>
          <w:shd w:val="clear" w:fill="auto"/>
        </w:rPr>
      </w:r>
    </w:p>
    <w:p>
      <w:pPr>
        <w:pStyle w:val="Normal"/>
        <w:bidi w:val="0"/>
        <w:jc w:val="left"/>
        <w:rPr/>
      </w:pPr>
      <w:r>
        <w:rPr>
          <w:shd w:val="clear" w:fill="auto"/>
        </w:rPr>
        <w:t xml:space="preserve">Wie der Name schon sagt, verwendet MXFB </w:t>
      </w:r>
      <w:hyperlink r:id="rId3">
        <w:r>
          <w:rPr>
            <w:rStyle w:val="InternetLink"/>
            <w:shd w:val="clear" w:fill="auto"/>
          </w:rPr>
          <w:t xml:space="preserve">Fluxbox </w:t>
        </w:r>
      </w:hyperlink>
      <w:r>
        <w:rPr>
          <w:shd w:val="clear" w:fill="auto"/>
        </w:rPr>
        <w:t xml:space="preserve">als </w:t>
      </w:r>
      <w:hyperlink r:id="rId4">
        <w:r>
          <w:rPr>
            <w:rStyle w:val="InternetLink"/>
            <w:shd w:val="clear" w:fill="auto"/>
          </w:rPr>
          <w:t xml:space="preserve">Fenstermanager</w:t>
        </w:r>
      </w:hyperlink>
      <w:r>
        <w:rPr>
          <w:shd w:val="clear" w:fill="auto"/>
        </w:rPr>
        <w:t xml:space="preserve">, um die Platzierung und das Aussehen von Fenstern zu steuern.  Sein geringer Speicherbedarf und seine schnelle Ladezeit sind sehr effektiv auf Systemen mit geringen Ressourcen - und sehr schnell auf höherwertigen Maschinen. Alle grundlegenden Einstellungen werden über </w:t>
      </w:r>
      <w:hyperlink r:id="rId5">
        <w:r>
          <w:rPr>
            <w:rStyle w:val="InternetLink"/>
            <w:shd w:val="clear" w:fill="auto"/>
          </w:rPr>
          <w:t xml:space="preserve">Textdateien </w:t>
        </w:r>
      </w:hyperlink>
      <w:r>
        <w:rPr>
          <w:shd w:val="clear" w:fill="auto"/>
        </w:rPr>
        <w:t xml:space="preserve">mit einfachem Format </w:t>
      </w:r>
      <w:r>
        <w:rPr>
          <w:shd w:val="clear" w:fill="auto"/>
        </w:rPr>
        <w:t xml:space="preserve">gesteuert</w:t>
      </w:r>
      <w:r>
        <w:rPr>
          <w:shd w:val="clear" w:fill="auto"/>
        </w:rPr>
        <w:t xml:space="preserve">.</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MXFB kann in zwei Grundkonfigurationen betrieben werden, mit </w:t>
      </w:r>
      <w:del w:author="Jerry Bond" w:date="2021-09-24T16:13:11Z" w:id="8">
        <w:r>
          <w:rPr>
            <w:shd w:val="clear" w:fill="auto"/>
          </w:rPr>
          <w:delText xml:space="preserve"> possible</w:delText>
        </w:r>
      </w:del>
      <w:r>
        <w:rPr>
          <w:shd w:val="clear" w:fill="auto"/>
        </w:rPr>
        <w:t xml:space="preserve">vielen </w:t>
      </w:r>
      <w:ins w:author="Jerry Bond" w:date="2021-09-24T16:13:15Z" w:id="9">
        <w:r>
          <w:rPr>
            <w:shd w:val="clear" w:fill="auto"/>
          </w:rPr>
          <w:t xml:space="preserve">möglichen </w:t>
        </w:r>
      </w:ins>
      <w:r>
        <w:rPr>
          <w:shd w:val="clear" w:fill="auto"/>
        </w:rPr>
        <w:t xml:space="preserve">Variationen dazwischen: </w:t>
      </w:r>
    </w:p>
    <w:p>
      <w:pPr>
        <w:pStyle w:val="Normal"/>
        <w:numPr>
          <w:ilvl w:val="0"/>
          <w:numId w:val="2"/>
        </w:numPr>
        <w:bidi w:val="0"/>
        <w:jc w:val="left"/>
        <w:rPr/>
      </w:pPr>
      <w:r>
        <w:rPr>
          <w:b/>
          <w:bCs/>
          <w:shd w:val="clear" w:fill="auto"/>
        </w:rPr>
        <w:t xml:space="preserve">Standard</w:t>
      </w:r>
      <w:r>
        <w:rPr>
          <w:shd w:val="clear" w:fill="auto"/>
        </w:rPr>
        <w:t xml:space="preserve">, der die grundlegenden Fluxbox-Komponenten enthält, aber der MX-Linux-Vorliebe für die Verwendung von praktischen grafischen Anwendungen folgt</w:t>
      </w:r>
      <w:ins w:author="Jerry Bond" w:date="2021-09-24T16:13:36Z" w:id="10">
        <w:r>
          <w:rPr>
            <w:shd w:val="clear" w:fill="auto"/>
          </w:rPr>
          <w:t xml:space="preserve">.</w:t>
        </w:r>
      </w:ins>
    </w:p>
    <w:p>
      <w:pPr>
        <w:pStyle w:val="Normal"/>
        <w:numPr>
          <w:ilvl w:val="0"/>
          <w:numId w:val="2"/>
        </w:numPr>
        <w:bidi w:val="0"/>
        <w:jc w:val="left"/>
        <w:rPr/>
      </w:pPr>
      <w:r>
        <w:rPr>
          <w:b/>
          <w:bCs/>
          <w:shd w:val="clear" w:fill="auto"/>
        </w:rPr>
        <w:t xml:space="preserve">Fluxbox</w:t>
      </w:r>
      <w:r>
        <w:rPr>
          <w:b w:val="false"/>
          <w:bCs w:val="false"/>
          <w:shd w:val="clear" w:fill="auto"/>
        </w:rPr>
        <w:t xml:space="preserve">, zu der verschiedene Komponenten der Standardkonfiguration mit ein oder zwei Klicks hinzugefügt werden können</w:t>
      </w:r>
      <w:ins w:author="Jerry Bond" w:date="2021-09-24T16:13:38Z" w:id="11">
        <w:r>
          <w:rPr>
            <w:b w:val="false"/>
            <w:bCs w:val="false"/>
            <w:shd w:val="clear" w:fill="auto"/>
          </w:rPr>
          <w:t xml:space="preserve">.</w:t>
        </w:r>
      </w:ins>
    </w:p>
    <w:p>
      <w:pPr>
        <w:pStyle w:val="Heading1"/>
        <w:bidi w:val="0"/>
        <w:jc w:val="left"/>
        <w:rPr/>
      </w:pPr>
      <w:bookmarkStart w:name="__RefHeading___Toc1579_3145445008" w:id="1"/>
      <w:bookmarkEnd w:id="1"/>
      <w:r>
        <w:rPr/>
        <w:t xml:space="preserve">2. Voreinstellung</w:t>
      </w:r>
    </w:p>
    <w:p>
      <w:pPr>
        <w:pStyle w:val="Normal"/>
        <w:bidi w:val="0"/>
        <w:jc w:val="left"/>
        <w:rPr/>
      </w:pPr>
      <w:r>
        <w:rPr/>
        <mc:AlternateContent>
          <mc:Choice Requires="wps">
            <w:drawing>
              <wp:anchor distT="0" distB="0" distL="0" distR="0" simplePos="0" relativeHeight="5" behindDoc="0" locked="0" layoutInCell="0" allowOverlap="1">
                <wp:simplePos x="0" y="0"/>
                <wp:positionH relativeFrom="column">
                  <wp:posOffset>737235</wp:posOffset>
                </wp:positionH>
                <wp:positionV relativeFrom="paragraph">
                  <wp:posOffset>313055</wp:posOffset>
                </wp:positionV>
                <wp:extent cx="260985" cy="260985"/>
                <wp:effectExtent l="0" t="0" r="0" b="0"/>
                <wp:wrapNone/>
                <wp:docPr id="2" name="Shape2"/>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1</w:t>
                            </w:r>
                          </w:p>
                        </w:txbxContent>
                      </wps:txbx>
                      <wps:bodyPr lIns="0" tIns="0" rIns="0" bIns="0" anchor="ctr">
                        <a:noAutofit/>
                      </wps:bodyPr>
                    </wps:wsp>
                  </a:graphicData>
                </a:graphic>
              </wp:anchor>
            </w:drawing>
          </mc:Choice>
          <mc:Fallback>
            <w:pict>
              <v:oval id="shape_0" style="position:absolute;margin-left:58.05pt;margin-top:24.65pt;width:20.45pt;height:20.45pt" fillcolor="#729fcf" stroked="t" ID="Shape2">
                <v:textbox>
                  <w:txbxContent>
                    <w:p>
                      <w:pPr>
                        <w:overflowPunct w:val="true"/>
                        <w:bidi w:val="0"/>
                        <w:jc w:val="center"/>
                        <w:rPr/>
                      </w:pPr>
                      <w:r>
                        <w:rPr>
                          <w:sz w:val="36"/>
                          <w:color w:val="000000"/>
                        </w:rPr>
                        <w:t xml:space="preserve">1</w:t>
                      </w:r>
                    </w:p>
                  </w:txbxContent>
                </v:textbox>
                <w10:wrap type="square"/>
                <v:fill type="solid" color2="#8d6030" o:detectmouseclick="t"/>
                <v:stroke color="#3465a4" joinstyle="round" endcap="flat"/>
              </v:oval>
            </w:pict>
          </mc:Fallback>
        </mc:AlternateContent>
        <mc:AlternateContent>
          <mc:Choice Requires="wps">
            <w:drawing>
              <wp:anchor distT="0" distB="0" distL="0" distR="0" simplePos="0" relativeHeight="6" behindDoc="0" locked="0" layoutInCell="0" allowOverlap="1">
                <wp:simplePos x="0" y="0"/>
                <wp:positionH relativeFrom="column">
                  <wp:posOffset>4989830</wp:posOffset>
                </wp:positionH>
                <wp:positionV relativeFrom="paragraph">
                  <wp:posOffset>823595</wp:posOffset>
                </wp:positionV>
                <wp:extent cx="260985" cy="260985"/>
                <wp:effectExtent l="0" t="0" r="0" b="0"/>
                <wp:wrapNone/>
                <wp:docPr id="3" name="Shape2_0"/>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2</w:t>
                            </w:r>
                          </w:p>
                        </w:txbxContent>
                      </wps:txbx>
                      <wps:bodyPr lIns="0" tIns="0" rIns="0" bIns="0" anchor="ctr">
                        <a:noAutofit/>
                      </wps:bodyPr>
                    </wps:wsp>
                  </a:graphicData>
                </a:graphic>
              </wp:anchor>
            </w:drawing>
          </mc:Choice>
          <mc:Fallback>
            <w:pict>
              <v:oval id="shape_0" style="position:absolute;margin-left:392.9pt;margin-top:64.85pt;width:20.45pt;height:20.45pt" fillcolor="#729fcf" stroked="t" ID="Shape2_0">
                <v:textbox>
                  <w:txbxContent>
                    <w:p>
                      <w:pPr>
                        <w:overflowPunct w:val="true"/>
                        <w:bidi w:val="0"/>
                        <w:jc w:val="center"/>
                        <w:rPr/>
                      </w:pPr>
                      <w:r>
                        <w:rPr>
                          <w:sz w:val="36"/>
                          <w:color w:val="000000"/>
                        </w:rPr>
                        <w:t xml:space="preserve">2</w:t>
                      </w:r>
                    </w:p>
                  </w:txbxContent>
                </v:textbox>
                <w10:wrap type="square"/>
                <v:fill type="solid" color2="#8d6030" o:detectmouseclick="t"/>
                <v:stroke color="#3465a4" joinstyle="round" endcap="flat"/>
              </v:oval>
            </w:pict>
          </mc:Fallback>
        </mc:AlternateContent>
        <mc:AlternateContent>
          <mc:Choice Requires="wps">
            <w:drawing>
              <wp:anchor distT="0" distB="0" distL="0" distR="0" simplePos="0" relativeHeight="7" behindDoc="0" locked="0" layoutInCell="0" allowOverlap="1">
                <wp:simplePos x="0" y="0"/>
                <wp:positionH relativeFrom="column">
                  <wp:posOffset>3207385</wp:posOffset>
                </wp:positionH>
                <wp:positionV relativeFrom="paragraph">
                  <wp:posOffset>2872105</wp:posOffset>
                </wp:positionV>
                <wp:extent cx="260985" cy="260985"/>
                <wp:effectExtent l="0" t="0" r="0" b="0"/>
                <wp:wrapNone/>
                <wp:docPr id="4" name="Shape2_1"/>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3</w:t>
                            </w:r>
                          </w:p>
                        </w:txbxContent>
                      </wps:txbx>
                      <wps:bodyPr lIns="0" tIns="0" rIns="0" bIns="0" anchor="ctr">
                        <a:noAutofit/>
                      </wps:bodyPr>
                    </wps:wsp>
                  </a:graphicData>
                </a:graphic>
              </wp:anchor>
            </w:drawing>
          </mc:Choice>
          <mc:Fallback>
            <w:pict>
              <v:oval id="shape_0" style="position:absolute;margin-left:252.55pt;margin-top:226.15pt;width:20.45pt;height:20.45pt" fillcolor="#729fcf" stroked="t" ID="Shape2_1">
                <v:textbox>
                  <w:txbxContent>
                    <w:p>
                      <w:pPr>
                        <w:overflowPunct w:val="true"/>
                        <w:bidi w:val="0"/>
                        <w:jc w:val="center"/>
                        <w:rPr/>
                      </w:pPr>
                      <w:r>
                        <w:rPr>
                          <w:sz w:val="36"/>
                          <w:color w:val="000000"/>
                        </w:rPr>
                        <w:t xml:space="preserve">3</w:t>
                      </w:r>
                    </w:p>
                  </w:txbxContent>
                </v:textbox>
                <w10:wrap type="square"/>
                <v:fill type="solid" color2="#8d6030" o:detectmouseclick="t"/>
                <v:stroke color="#3465a4" joinstyle="round" endcap="flat"/>
              </v:oval>
            </w:pict>
          </mc:Fallback>
        </mc:AlternateContent>
        <mc:AlternateContent>
          <mc:Choice Requires="wps">
            <w:drawing>
              <wp:anchor distT="0" distB="0" distL="0" distR="0" simplePos="0" relativeHeight="8" behindDoc="0" locked="0" layoutInCell="0" allowOverlap="1">
                <wp:simplePos x="0" y="0"/>
                <wp:positionH relativeFrom="column">
                  <wp:posOffset>513080</wp:posOffset>
                </wp:positionH>
                <wp:positionV relativeFrom="paragraph">
                  <wp:posOffset>2075815</wp:posOffset>
                </wp:positionV>
                <wp:extent cx="260985" cy="260985"/>
                <wp:effectExtent l="0" t="0" r="0" b="0"/>
                <wp:wrapNone/>
                <wp:docPr id="5" name="Shape2_2"/>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4</w:t>
                            </w:r>
                          </w:p>
                        </w:txbxContent>
                      </wps:txbx>
                      <wps:bodyPr lIns="0" tIns="0" rIns="0" bIns="0" anchor="ctr">
                        <a:noAutofit/>
                      </wps:bodyPr>
                    </wps:wsp>
                  </a:graphicData>
                </a:graphic>
              </wp:anchor>
            </w:drawing>
          </mc:Choice>
          <mc:Fallback>
            <w:pict>
              <v:oval id="shape_0" style="position:absolute;margin-left:40.4pt;margin-top:163.45pt;width:20.45pt;height:20.45pt" fillcolor="#729fcf" stroked="t" ID="Shape2_2">
                <v:textbox>
                  <w:txbxContent>
                    <w:p>
                      <w:pPr>
                        <w:overflowPunct w:val="true"/>
                        <w:bidi w:val="0"/>
                        <w:jc w:val="center"/>
                        <w:rPr/>
                      </w:pPr>
                      <w:r>
                        <w:rPr>
                          <w:sz w:val="36"/>
                          <w:color w:val="000000"/>
                        </w:rPr>
                        <w:t xml:space="preserve">4</w:t>
                      </w:r>
                    </w:p>
                  </w:txbxContent>
                </v:textbox>
                <w10:wrap type="square"/>
                <v:fill type="solid" color2="#8d6030" o:detectmouseclick="t"/>
                <v:stroke color="#3465a4" joinstyle="round" endcap="flat"/>
              </v:oval>
            </w:pict>
          </mc:Fallback>
        </mc:AlternateContent>
        <mc:AlternateContent>
          <mc:Choice Requires="wps">
            <w:drawing>
              <wp:anchor distT="0" distB="0" distL="0" distR="0" simplePos="0" relativeHeight="9" behindDoc="0" locked="0" layoutInCell="0" allowOverlap="1">
                <wp:simplePos x="0" y="0"/>
                <wp:positionH relativeFrom="column">
                  <wp:posOffset>2941955</wp:posOffset>
                </wp:positionH>
                <wp:positionV relativeFrom="paragraph">
                  <wp:posOffset>1586230</wp:posOffset>
                </wp:positionV>
                <wp:extent cx="260985" cy="260985"/>
                <wp:effectExtent l="0" t="0" r="0" b="0"/>
                <wp:wrapNone/>
                <wp:docPr id="6" name="Shape2_3"/>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5</w:t>
                            </w:r>
                          </w:p>
                        </w:txbxContent>
                      </wps:txbx>
                      <wps:bodyPr lIns="0" tIns="0" rIns="0" bIns="0" anchor="ctr">
                        <a:noAutofit/>
                      </wps:bodyPr>
                    </wps:wsp>
                  </a:graphicData>
                </a:graphic>
              </wp:anchor>
            </w:drawing>
          </mc:Choice>
          <mc:Fallback>
            <w:pict>
              <v:oval id="shape_0" style="position:absolute;margin-left:231.65pt;margin-top:124.9pt;width:20.45pt;height:20.45pt" fillcolor="#729fcf" stroked="t" ID="Shape2_3">
                <v:textbox>
                  <w:txbxContent>
                    <w:p>
                      <w:pPr>
                        <w:overflowPunct w:val="true"/>
                        <w:bidi w:val="0"/>
                        <w:jc w:val="center"/>
                        <w:rPr/>
                      </w:pPr>
                      <w:r>
                        <w:rPr>
                          <w:sz w:val="36"/>
                          <w:color w:val="000000"/>
                        </w:rPr>
                        <w:t xml:space="preserve">5</w:t>
                      </w:r>
                    </w:p>
                  </w:txbxContent>
                </v:textbox>
                <w10:wrap type="square"/>
                <v:fill type="solid" color2="#8d6030" o:detectmouseclick="t"/>
                <v:stroke color="#3465a4" joinstyle="round" endcap="flat"/>
              </v:oval>
            </w:pict>
          </mc:Fallback>
        </mc:AlternateContent>
        <w:drawing>
          <wp:anchor distT="0" distB="0" distL="0" distR="0" simplePos="0" relativeHeight="4" behindDoc="0" locked="0" layoutInCell="0" allowOverlap="1">
            <wp:simplePos x="0" y="0"/>
            <wp:positionH relativeFrom="column">
              <wp:align>right</wp:align>
            </wp:positionH>
            <wp:positionV relativeFrom="paragraph">
              <wp:posOffset>100965</wp:posOffset>
            </wp:positionV>
            <wp:extent cx="6278880" cy="3532505"/>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6"/>
                    <a:stretch>
                      <a:fillRect/>
                    </a:stretch>
                  </pic:blipFill>
                  <pic:spPr bwMode="auto">
                    <a:xfrm>
                      <a:off x="0" y="0"/>
                      <a:ext cx="6278880" cy="3532505"/>
                    </a:xfrm>
                    <a:prstGeom prst="rect">
                      <a:avLst/>
                    </a:prstGeom>
                  </pic:spPr>
                </pic:pic>
              </a:graphicData>
            </a:graphic>
          </wp:anchor>
        </w:drawing>
      </w:r>
    </w:p>
    <w:p>
      <w:pPr>
        <w:pStyle w:val="Normal"/>
        <w:bidi w:val="0"/>
        <w:jc w:val="left"/>
        <w:rPr/>
      </w:pPr>
      <w:r>
        <w:rPr/>
        <w:t xml:space="preserve">Im Uhrzeigersinn, von der oberen linken Ecke aus</w:t>
      </w:r>
      <w:ins w:author="Jerry Bond" w:date="2021-09-24T16:20:04Z" w:id="12">
        <w:r>
          <w:rPr/>
          <w:t xml:space="preserve">, </w:t>
        </w:r>
      </w:ins>
      <w:r>
        <w:rPr/>
        <w:t xml:space="preserve">sind hier die wichtigsten</w:t>
      </w:r>
      <w:r>
        <w:rPr/>
        <w:t xml:space="preserve"> </w:t>
      </w:r>
      <w:r>
        <w:drawing>
          <wp:anchor distT="0" distB="0" distL="0" distR="0" simplePos="0" relativeHeight="10" behindDoc="0" locked="0" layoutInCell="0" allowOverlap="1">
            <wp:simplePos x="0" y="0"/>
            <wp:positionH relativeFrom="column">
              <wp:align>right</wp:align>
            </wp:positionH>
            <wp:positionV relativeFrom="paragraph">
              <wp:posOffset>117475</wp:posOffset>
            </wp:positionV>
            <wp:extent cx="2014855" cy="2387600"/>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7"/>
                    <a:stretch>
                      <a:fillRect/>
                    </a:stretch>
                  </pic:blipFill>
                  <pic:spPr bwMode="auto">
                    <a:xfrm>
                      <a:off x="0" y="0"/>
                      <a:ext cx="2014855" cy="2387600"/>
                    </a:xfrm>
                    <a:prstGeom prst="rect">
                      <a:avLst/>
                    </a:prstGeom>
                  </pic:spPr>
                </pic:pic>
              </a:graphicData>
            </a:graphic>
          </wp:anchor>
        </w:drawing>
      </w:r>
      <w:r>
        <w:rPr/>
        <w:t xml:space="preserve">Komponenten zu sehen:</w:t>
      </w:r>
    </w:p>
    <w:p>
      <w:pPr>
        <w:pStyle w:val="Normal"/>
        <w:bidi w:val="0"/>
        <w:jc w:val="left"/>
        <w:rPr/>
      </w:pPr>
      <w:r>
        <w:rPr/>
      </w:r>
    </w:p>
    <w:p>
      <w:pPr>
        <w:pStyle w:val="Normal"/>
        <w:numPr>
          <w:ilvl w:val="0"/>
          <w:numId w:val="3"/>
        </w:numPr>
        <w:bidi w:val="0"/>
        <w:jc w:val="left"/>
        <w:rPr/>
      </w:pPr>
      <w:r>
        <w:rPr/>
        <w:t xml:space="preserve">Desktop-Symbole (Abschnitt 2.1)</w:t>
      </w:r>
    </w:p>
    <w:p>
      <w:pPr>
        <w:pStyle w:val="Normal"/>
        <w:numPr>
          <w:ilvl w:val="0"/>
          <w:numId w:val="3"/>
        </w:numPr>
        <w:bidi w:val="0"/>
        <w:jc w:val="left"/>
        <w:rPr/>
      </w:pPr>
      <w:r>
        <w:rPr/>
        <w:t xml:space="preserve">Systeminformationsanzeige, "conky" genannt (Abschnitt 2.2)</w:t>
      </w:r>
    </w:p>
    <w:p>
      <w:pPr>
        <w:pStyle w:val="Normal"/>
        <w:numPr>
          <w:ilvl w:val="0"/>
          <w:numId w:val="3"/>
        </w:numPr>
        <w:bidi w:val="0"/>
        <w:jc w:val="left"/>
        <w:rPr/>
      </w:pPr>
      <w:r>
        <w:rPr/>
        <w:t xml:space="preserve">Das kreative tint2-Panel (Abschnitt 2.3)</w:t>
      </w:r>
    </w:p>
    <w:p>
      <w:pPr>
        <w:pStyle w:val="Normal"/>
        <w:numPr>
          <w:ilvl w:val="0"/>
          <w:numId w:val="3"/>
        </w:numPr>
        <w:bidi w:val="0"/>
        <w:jc w:val="left"/>
        <w:rPr/>
      </w:pPr>
      <w:r>
        <w:rPr/>
        <w:t xml:space="preserve">Eine einheimische Anlegestelle </w:t>
      </w:r>
      <w:r>
        <w:rPr>
          <w:b w:val="false"/>
          <w:bCs w:val="false"/>
        </w:rPr>
        <w:t xml:space="preserve">(Abschnitt 2.4)</w:t>
      </w:r>
    </w:p>
    <w:p>
      <w:pPr>
        <w:pStyle w:val="Normal"/>
        <w:numPr>
          <w:ilvl w:val="0"/>
          <w:numId w:val="3"/>
        </w:numPr>
        <w:bidi w:val="0"/>
        <w:jc w:val="left"/>
        <w:rPr/>
      </w:pPr>
      <w:r>
        <w:rPr/>
        <w:t xml:space="preserve">Das versteckte Fluxbox-"rootMenu" (Abschnitt 2.5)</w:t>
      </w:r>
    </w:p>
    <w:p>
      <w:pPr>
        <w:pStyle w:val="Normal"/>
        <w:bidi w:val="0"/>
        <w:jc w:val="left"/>
        <w:rPr/>
      </w:pPr>
      <w:r>
        <w:rPr/>
      </w:r>
    </w:p>
    <w:p>
      <w:pPr>
        <w:pStyle w:val="Normal"/>
        <w:bidi w:val="0"/>
        <w:jc w:val="left"/>
        <w:rPr/>
      </w:pPr>
      <w:r>
        <w:rPr/>
      </w:r>
    </w:p>
    <w:p>
      <w:pPr>
        <w:pStyle w:val="Normal"/>
        <w:bidi w:val="0"/>
        <w:jc w:val="left"/>
        <w:rPr/>
      </w:pPr>
      <w:r>
        <w:rPr/>
        <w:t xml:space="preserve">Die erste Anlaufstelle für neue Benutzer dürfte der </w:t>
      </w:r>
      <w:r>
        <w:rPr>
          <w:b/>
          <w:bCs/>
        </w:rPr>
        <w:t xml:space="preserve">Einstellungsmanager </w:t>
      </w:r>
      <w:r>
        <w:rPr/>
        <w:t xml:space="preserve">sein</w:t>
      </w:r>
      <w:r>
        <w:rPr/>
        <w:t xml:space="preserve">, der über das Dock, das Panel oder das RootMenü erreichbar ist.</w:t>
      </w:r>
    </w:p>
    <w:p>
      <w:pPr>
        <w:pStyle w:val="Normal"/>
        <w:bidi w:val="0"/>
        <w:jc w:val="left"/>
        <w:rPr/>
      </w:pPr>
      <w:r>
        <w:rPr/>
        <w:t xml:space="preserve">Zusätzlich zu den Desktop-Symbolen und Dock-Elementen können die Anwendungen mit einem der folgenden Werkzeuge gestartet werden:</w:t>
      </w:r>
    </w:p>
    <w:p>
      <w:pPr>
        <w:pStyle w:val="Normal"/>
        <w:bidi w:val="0"/>
        <w:jc w:val="left"/>
        <w:rPr/>
      </w:pPr>
      <w:r>
        <w:rPr/>
      </w:r>
    </w:p>
    <w:p>
      <w:pPr>
        <w:pStyle w:val="Normal"/>
        <w:numPr>
          <w:ilvl w:val="0"/>
          <w:numId w:val="4"/>
        </w:numPr>
        <w:bidi w:val="0"/>
        <w:jc w:val="left"/>
        <w:rPr/>
      </w:pPr>
      <w:r>
        <w:rPr/>
        <w:t xml:space="preserve">Klicken Sie auf die Schaltfläche Start (MX-Logo) des traditionellen Panels, um den Appfinder von Xfce aufzurufen.</w:t>
      </w:r>
    </w:p>
    <w:p>
      <w:pPr>
        <w:pStyle w:val="Normal"/>
        <w:numPr>
          <w:ilvl w:val="0"/>
          <w:numId w:val="4"/>
        </w:numPr>
        <w:bidi w:val="0"/>
        <w:jc w:val="left"/>
        <w:rPr/>
      </w:pPr>
      <w:r>
        <w:rPr/>
        <w:t xml:space="preserve">Klicken Sie mit der rechten Maustaste auf den Desktop: </w:t>
      </w:r>
      <w:r>
        <w:rPr>
          <w:i/>
          <w:iCs/>
        </w:rPr>
        <w:t xml:space="preserve">Menü &gt; Alle Apps </w:t>
      </w:r>
      <w:r>
        <w:rPr/>
        <w:t xml:space="preserve">für ein Debian-ähnliches kategorisches Menü</w:t>
      </w:r>
    </w:p>
    <w:p>
      <w:pPr>
        <w:pStyle w:val="Normal"/>
        <w:numPr>
          <w:ilvl w:val="0"/>
          <w:numId w:val="4"/>
        </w:numPr>
        <w:bidi w:val="0"/>
        <w:jc w:val="left"/>
        <w:rPr/>
      </w:pPr>
      <w:r>
        <w:rPr/>
        <w:t xml:space="preserve">Klicken Sie auf die Logo-Taste der Tastatur (Windows- oder Apple-Symbol), um ein sehr schnelles Tool namens "rofi" für ein alphabetisches Menü mit praktischen Eigenschaften aufzurufen (Details </w:t>
      </w:r>
      <w:hyperlink r:id="rId8">
        <w:r>
          <w:rPr>
            <w:rStyle w:val="InternetLink"/>
          </w:rPr>
          <w:t xml:space="preserve">im Wiki</w:t>
        </w:r>
      </w:hyperlink>
      <w:r>
        <w:rPr/>
        <w:t xml:space="preserve">)</w:t>
      </w:r>
    </w:p>
    <w:p>
      <w:pPr>
        <w:pStyle w:val="Normal"/>
        <w:numPr>
          <w:ilvl w:val="0"/>
          <w:numId w:val="4"/>
        </w:numPr>
        <w:bidi w:val="0"/>
        <w:jc w:val="left"/>
        <w:rPr/>
      </w:pPr>
      <w:r>
        <w:rPr/>
        <w:t xml:space="preserve">Klicken Sie </w:t>
      </w:r>
      <w:r>
        <w:rPr/>
        <w:t xml:space="preserve">Strg+F2</w:t>
      </w:r>
      <w:r>
        <w:rPr/>
        <w:t xml:space="preserve">, um ein kleines Ausführungsfenster (fbrun) für den aktuellen Programmnamen zu öffnen.   </w:t>
      </w:r>
    </w:p>
    <w:p>
      <w:pPr>
        <w:pStyle w:val="Normal"/>
        <w:bidi w:val="0"/>
        <w:ind w:start="720" w:end="0" w:hanging="0"/>
        <w:jc w:val="left"/>
        <w:rPr/>
      </w:pPr>
      <w:r>
        <w:rPr/>
      </w:r>
    </w:p>
    <w:p>
      <w:pPr>
        <w:pStyle w:val="Normal"/>
        <w:bidi w:val="0"/>
        <w:jc w:val="left"/>
        <w:rPr/>
      </w:pPr>
      <w:r>
        <w:rPr/>
        <w:t xml:space="preserve">Die folgenden Abschnitte vermitteln den Benutzern ein grundlegendes Verständnis für die Verwendung und Verwaltung jeder dieser Komponenten. Hinweis: Das Wort "Menü" in den folgenden Abschnitten bezieht sich auf das Root-Menü, das </w:t>
      </w:r>
      <w:r>
        <w:rPr/>
        <w:t xml:space="preserve">bei einem Rechtsklick auf den Desktop </w:t>
      </w:r>
      <w:r>
        <w:rPr/>
        <w:t xml:space="preserve">erscheint</w:t>
      </w:r>
      <w:r>
        <w:rPr/>
        <w:t xml:space="preserve">.</w:t>
      </w:r>
    </w:p>
    <w:p>
      <w:pPr>
        <w:pStyle w:val="Heading2"/>
        <w:bidi w:val="0"/>
        <w:jc w:val="left"/>
        <w:rPr/>
      </w:pPr>
      <w:bookmarkStart w:name="__RefHeading___Toc1787_3540384480" w:id="2"/>
      <w:bookmarkEnd w:id="2"/>
      <w:r>
        <w:rPr/>
        <w:t xml:space="preserve">2.1 Desktop-Symbole</w:t>
      </w:r>
    </w:p>
    <w:p>
      <w:pPr>
        <w:pStyle w:val="Normal"/>
        <w:bidi w:val="0"/>
        <w:ind w:start="288" w:end="0" w:hanging="0"/>
        <w:jc w:val="left"/>
        <w:rPr/>
      </w:pPr>
      <w:r>
        <w:rPr>
          <w:b/>
          <w:bCs/>
        </w:rPr>
        <w:t xml:space="preserve">Ausblenden</w:t>
      </w:r>
      <w:r>
        <w:rPr/>
        <w:t xml:space="preserve">: Menü &gt; Unsichtbar &gt; Symbole ausblenden</w:t>
      </w:r>
    </w:p>
    <w:p>
      <w:pPr>
        <w:pStyle w:val="Normal"/>
        <w:bidi w:val="0"/>
        <w:ind w:start="288" w:end="0" w:hanging="0"/>
        <w:jc w:val="left"/>
        <w:rPr/>
      </w:pPr>
      <w:r>
        <w:rPr>
          <w:b/>
          <w:bCs/>
        </w:rPr>
        <w:t xml:space="preserve">Entfernen (Symbol)</w:t>
      </w:r>
      <w:r>
        <w:rPr/>
        <w:t xml:space="preserve">: Klicken Sie mit der mittleren Maustaste auf das Symbol, um iDesktool zu starten.</w:t>
      </w:r>
    </w:p>
    <w:p>
      <w:pPr>
        <w:pStyle w:val="Normal"/>
        <w:bidi w:val="0"/>
        <w:ind w:start="288" w:end="0" w:hanging="0"/>
        <w:jc w:val="left"/>
        <w:rPr/>
      </w:pPr>
      <w:r>
        <w:rPr>
          <w:b/>
          <w:bCs/>
        </w:rPr>
        <w:t xml:space="preserve">Stopp</w:t>
      </w:r>
      <w:r>
        <w:rPr/>
        <w:t xml:space="preserve">: Menü &gt; Außer Sichtweite &gt; iDesk umschalten</w:t>
      </w:r>
    </w:p>
    <w:p>
      <w:pPr>
        <w:pStyle w:val="Normal"/>
        <w:bidi w:val="0"/>
        <w:ind w:start="288" w:end="0" w:hanging="0"/>
        <w:jc w:val="left"/>
        <w:rPr/>
      </w:pPr>
      <w:r>
        <w:rPr>
          <w:b/>
          <w:bCs/>
        </w:rPr>
        <w:t xml:space="preserve">Verwalten</w:t>
      </w:r>
      <w:r>
        <w:rPr/>
        <w:t xml:space="preserve">: Menü &gt; Erscheinungsbild &gt; Desktop-Symbole</w:t>
      </w:r>
    </w:p>
    <w:p>
      <w:pPr>
        <w:pStyle w:val="Normal"/>
        <w:bidi w:val="0"/>
        <w:ind w:start="288" w:end="0" w:hanging="0"/>
        <w:jc w:val="left"/>
        <w:rPr/>
      </w:pPr>
      <w:r>
        <w:rPr>
          <w:b/>
          <w:bCs/>
        </w:rPr>
        <w:t xml:space="preserve">Hilfe: </w:t>
      </w:r>
      <w:hyperlink r:id="rId9">
        <w:r>
          <w:rPr>
            <w:rStyle w:val="InternetLink"/>
            <w:b w:val="false"/>
            <w:bCs w:val="false"/>
            <w:shd w:val="clear" w:fill="auto"/>
          </w:rPr>
          <w:t xml:space="preserve">im Wiki</w:t>
        </w:r>
      </w:hyperlink>
    </w:p>
    <w:p>
      <w:pPr>
        <w:pStyle w:val="Normal"/>
        <w:bidi w:val="0"/>
        <w:jc w:val="left"/>
        <w:rPr/>
      </w:pPr>
      <w:r>
        <w:rPr/>
      </w:r>
    </w:p>
    <w:p>
      <w:pPr>
        <w:pStyle w:val="Normal"/>
        <w:bidi w:val="0"/>
        <w:jc w:val="left"/>
        <w:rPr/>
      </w:pPr>
      <w:r>
        <w:rPr>
          <w:shd w:val="clear" w:fill="auto"/>
        </w:rPr>
        <w:t xml:space="preserve">Desktop-Symbole werden in MXFB von iDesk aktiviert, einem Programm, das 2005 entwickelt wurde, um Desktop-Symbole für Benutzer von Minimal Window Managern wie fluxbox zu zeichnen. Obwohl Icons auch manuell eingerichtet werden können, ist es mit einem grafischen Tool viel einfacher. MX Linux Devs und Benutzer haben das bestehende Tool angepasst, modernisiert und erweitert, um </w:t>
      </w:r>
      <w:r>
        <w:rPr>
          <w:b/>
          <w:bCs/>
          <w:shd w:val="clear" w:fill="auto"/>
        </w:rPr>
        <w:t xml:space="preserve">iDesktool </w:t>
      </w:r>
      <w:r>
        <w:rPr>
          <w:shd w:val="clear" w:fill="auto"/>
        </w:rPr>
        <w:t xml:space="preserve">zu erstellen</w:t>
      </w:r>
      <w:r>
        <w:rPr>
          <w:shd w:val="clear" w:fill="auto"/>
        </w:rPr>
        <w:t xml:space="preserve">: </w:t>
      </w:r>
      <w:r>
        <w:rPr>
          <w:b w:val="false"/>
          <w:bCs w:val="false"/>
          <w:i/>
          <w:iCs/>
          <w:shd w:val="clear" w:fill="auto"/>
        </w:rPr>
        <w:t xml:space="preserve">Menü &gt; Erscheinungsbild &gt; Desktop-Symbole. </w:t>
      </w:r>
    </w:p>
    <w:p>
      <w:pPr>
        <w:pStyle w:val="Normal"/>
        <w:bidi w:val="0"/>
        <w:jc w:val="left"/>
        <w:rPr>
          <w:shd w:val="clear" w:fill="auto"/>
        </w:rPr>
      </w:pPr>
      <w:r>
        <w:rPr>
          <w:shd w:val="clear" w:fill="auto"/>
        </w:rPr>
      </w:r>
    </w:p>
    <w:p>
      <w:pPr>
        <w:pStyle w:val="TextBody"/>
        <w:bidi w:val="0"/>
        <w:jc w:val="left"/>
        <w:rPr>
          <w:shd w:val="clear" w:fill="auto"/>
        </w:rPr>
      </w:pPr>
      <w:r>
        <w:rPr>
          <w:shd w:val="clear" w:fill="auto"/>
        </w:rPr>
        <w:t xml:space="preserve">Dieses Tool erleichtert die Verwendung von Desktop-Symbolen auf MX-Fluxbox erheblich. Es ist sehr einfach und sollte nur wenige Fragen über seine Verwendung aufwerfen.</w:t>
      </w:r>
    </w:p>
    <w:p>
      <w:pPr>
        <w:pStyle w:val="TextBody"/>
        <w:bidi w:val="0"/>
        <w:jc w:val="left"/>
        <w:rPr>
          <w:shd w:val="clear" w:fill="auto"/>
        </w:rPr>
      </w:pPr>
      <w:r>
        <w:rPr>
          <w:shd w:val="clear" w:fill="auto"/>
        </w:rPr>
        <w:t xml:space="preserve">Hier sind die grundlegenden Mausaktionen für ein Desktop-Symbol (Konfiguration in ~/.ideskrc) am </w:t>
      </w:r>
      <w:r>
        <w:rPr>
          <w:shd w:val="clear" w:fill="auto"/>
        </w:rPr>
        <w:t xml:space="preserve">Beispiel </w:t>
      </w:r>
      <w:r>
        <w:rPr>
          <w:shd w:val="clear" w:fill="auto"/>
        </w:rPr>
        <w:t xml:space="preserve">des </w:t>
      </w:r>
      <w:r>
        <w:rPr>
          <w:shd w:val="clear" w:fill="auto"/>
        </w:rPr>
        <w:t xml:space="preserve">Standardsymbols</w:t>
      </w:r>
      <w:r>
        <w:rPr>
          <w:shd w:val="clear" w:fill="auto"/>
        </w:rPr>
        <w:t xml:space="preserve"> "</w:t>
      </w:r>
      <w:ins w:author="Jerry Bond" w:date="2021-09-24T16:21:55Z" w:id="13">
        <w:r>
          <w:rPr>
            <w:shd w:val="clear" w:fill="auto"/>
          </w:rPr>
          <w:t xml:space="preserve">Videos</w:t>
        </w:r>
      </w:ins>
      <w:r>
        <w:rPr>
          <w:shd w:val="clear" w:fill="auto"/>
        </w:rPr>
        <w:t xml:space="preserve">":</w:t>
      </w:r>
    </w:p>
    <w:tbl>
      <w:tblPr>
        <w:tblW w:w="9536" w:type="dxa"/>
        <w:jc w:val="left"/>
        <w:tblInd w:w="-5" w:type="dxa"/>
        <w:tblLayout w:type="fixed"/>
        <w:tblCellMar>
          <w:top w:w="55" w:type="dxa"/>
          <w:left w:w="55" w:type="dxa"/>
          <w:bottom w:w="55" w:type="dxa"/>
          <w:right w:w="55" w:type="dxa"/>
        </w:tblCellMar>
      </w:tblPr>
      <w:tblGrid>
        <w:gridCol w:w="1264"/>
        <w:gridCol w:w="3504"/>
        <w:gridCol w:w="4768"/>
      </w:tblGrid>
      <w:tr>
        <w:trPr/>
        <w:tc>
          <w:tcPr>
            <w:tcW w:w="1264" w:type="dxa"/>
            <w:tcBorders>
              <w:top w:val="single" w:color="000000" w:sz="4" w:space="0"/>
              <w:left w:val="single" w:color="000000" w:sz="4" w:space="0"/>
              <w:bottom w:val="single" w:color="000000" w:sz="4" w:space="0"/>
            </w:tcBorders>
            <w:shd w:val="clear" w:fill="CCCCCC"/>
          </w:tcPr>
          <w:p>
            <w:pPr>
              <w:pStyle w:val="TableContents"/>
              <w:widowControl w:val="false"/>
              <w:bidi w:val="0"/>
              <w:jc w:val="left"/>
              <w:rPr>
                <w:b/>
                <w:b/>
                <w:bCs/>
                <w:i w:val="false"/>
                <w:i w:val="false"/>
                <w:iCs w:val="false"/>
                <w:strike w:val="false"/>
                <w:dstrike w:val="false"/>
                <w:outline w:val="false"/>
                <w:shadow w:val="false"/>
                <w:color w:val="000000"/>
                <w:sz w:val="21"/>
                <w:szCs w:val="21"/>
                <w:u w:val="none"/>
                <w:shd w:val="clear" w:fill="auto"/>
              </w:rPr>
            </w:pPr>
            <w:r>
              <w:rPr>
                <w:b/>
                <w:bCs/>
                <w:i w:val="false"/>
                <w:iCs w:val="false"/>
                <w:strike w:val="false"/>
                <w:dstrike w:val="false"/>
                <w:outline w:val="false"/>
                <w:shadow w:val="false"/>
                <w:color w:val="000000"/>
                <w:sz w:val="21"/>
                <w:szCs w:val="21"/>
                <w:u w:val="none"/>
                <w:shd w:val="clear" w:fill="auto"/>
              </w:rPr>
              <w:t xml:space="preserve">Aktion</w:t>
            </w:r>
          </w:p>
        </w:tc>
        <w:tc>
          <w:tcPr>
            <w:tcW w:w="3504" w:type="dxa"/>
            <w:tcBorders>
              <w:top w:val="single" w:color="000000" w:sz="4" w:space="0"/>
              <w:left w:val="single" w:color="000000" w:sz="4" w:space="0"/>
              <w:bottom w:val="single" w:color="000000" w:sz="4" w:space="0"/>
            </w:tcBorders>
            <w:shd w:val="clear" w:fill="CCCCCC"/>
          </w:tcPr>
          <w:p>
            <w:pPr>
              <w:pStyle w:val="TableContents"/>
              <w:widowControl w:val="false"/>
              <w:bidi w:val="0"/>
              <w:jc w:val="left"/>
              <w:rPr>
                <w:b/>
                <w:b/>
                <w:bCs/>
                <w:i w:val="false"/>
                <w:i w:val="false"/>
                <w:iCs w:val="false"/>
                <w:strike w:val="false"/>
                <w:dstrike w:val="false"/>
                <w:outline w:val="false"/>
                <w:shadow w:val="false"/>
                <w:color w:val="000000"/>
                <w:sz w:val="21"/>
                <w:szCs w:val="21"/>
                <w:u w:val="none"/>
                <w:shd w:val="clear" w:fill="auto"/>
              </w:rPr>
            </w:pPr>
            <w:r>
              <w:rPr>
                <w:b/>
                <w:bCs/>
                <w:i w:val="false"/>
                <w:iCs w:val="false"/>
                <w:strike w:val="false"/>
                <w:dstrike w:val="false"/>
                <w:outline w:val="false"/>
                <w:shadow w:val="false"/>
                <w:color w:val="000000"/>
                <w:sz w:val="21"/>
                <w:szCs w:val="21"/>
                <w:u w:val="none"/>
                <w:shd w:val="clear" w:fill="auto"/>
              </w:rPr>
              <w:t xml:space="preserve">Maus</w:t>
            </w:r>
          </w:p>
        </w:tc>
        <w:tc>
          <w:tcPr>
            <w:tcW w:w="4768" w:type="dxa"/>
            <w:tcBorders>
              <w:top w:val="single" w:color="000000" w:sz="4" w:space="0"/>
              <w:left w:val="single" w:color="000000" w:sz="4" w:space="0"/>
              <w:bottom w:val="single" w:color="000000" w:sz="4" w:space="0"/>
              <w:right w:val="single" w:color="000000" w:sz="4" w:space="0"/>
            </w:tcBorders>
            <w:shd w:val="clear" w:fill="CCCCCC"/>
          </w:tcPr>
          <w:p>
            <w:pPr>
              <w:pStyle w:val="TableContents"/>
              <w:widowControl w:val="false"/>
              <w:bidi w:val="0"/>
              <w:jc w:val="left"/>
              <w:rPr>
                <w:b/>
                <w:b/>
                <w:bCs/>
                <w:i w:val="false"/>
                <w:i w:val="false"/>
                <w:iCs w:val="false"/>
                <w:strike w:val="false"/>
                <w:dstrike w:val="false"/>
                <w:outline w:val="false"/>
                <w:shadow w:val="false"/>
                <w:color w:val="000000"/>
                <w:sz w:val="21"/>
                <w:szCs w:val="21"/>
                <w:u w:val="none"/>
                <w:shd w:val="clear" w:fill="auto"/>
              </w:rPr>
            </w:pPr>
            <w:r>
              <w:rPr>
                <w:b/>
                <w:bCs/>
                <w:i w:val="false"/>
                <w:iCs w:val="false"/>
                <w:strike w:val="false"/>
                <w:dstrike w:val="false"/>
                <w:outline w:val="false"/>
                <w:shadow w:val="false"/>
                <w:color w:val="000000"/>
                <w:sz w:val="21"/>
                <w:szCs w:val="21"/>
                <w:u w:val="none"/>
                <w:shd w:val="clear" w:fill="auto"/>
              </w:rPr>
              <w:t xml:space="preserve">Beispiel</w:t>
            </w:r>
          </w:p>
        </w:tc>
      </w:tr>
      <w:tr>
        <w:trPr/>
        <w:tc>
          <w:tcPr>
            <w:tcW w:w="126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Ausführen</w:t>
            </w:r>
          </w:p>
        </w:tc>
        <w:tc>
          <w:tcPr>
            <w:tcW w:w="350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Einfacher Klick links</w:t>
            </w:r>
          </w:p>
        </w:tc>
        <w:tc>
          <w:tcPr>
            <w:tcW w:w="4768" w:type="dxa"/>
            <w:tcBorders>
              <w:left w:val="single" w:color="000000" w:sz="4" w:space="0"/>
              <w:bottom w:val="single" w:color="000000" w:sz="4" w:space="0"/>
              <w:right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Öffnet den MXFB YouTube-Kanal</w:t>
            </w:r>
          </w:p>
        </w:tc>
      </w:tr>
      <w:tr>
        <w:trPr/>
        <w:tc>
          <w:tcPr>
            <w:tcW w:w="126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Ausführen von alt</w:t>
            </w:r>
          </w:p>
        </w:tc>
        <w:tc>
          <w:tcPr>
            <w:tcW w:w="3504" w:type="dxa"/>
            <w:tcBorders>
              <w:left w:val="single" w:color="000000" w:sz="4" w:space="0"/>
              <w:bottom w:val="single" w:color="000000" w:sz="4" w:space="0"/>
            </w:tcBorders>
          </w:tcPr>
          <w:p>
            <w:pPr>
              <w:pStyle w:val="TableContents"/>
              <w:widowControl w:val="false"/>
              <w:bidi w:val="0"/>
              <w:jc w:val="left"/>
              <w:rPr>
                <w:sz w:val="21"/>
                <w:szCs w:val="21"/>
              </w:rPr>
            </w:pPr>
            <w:r>
              <w:rPr>
                <w:sz w:val="21"/>
                <w:szCs w:val="21"/>
              </w:rPr>
              <w:t xml:space="preserve">Rechter Einfachklick</w:t>
            </w:r>
          </w:p>
        </w:tc>
        <w:tc>
          <w:tcPr>
            <w:tcW w:w="4768" w:type="dxa"/>
            <w:tcBorders>
              <w:left w:val="single" w:color="000000" w:sz="4" w:space="0"/>
              <w:bottom w:val="single" w:color="000000" w:sz="4" w:space="0"/>
              <w:right w:val="single" w:color="000000" w:sz="4" w:space="0"/>
            </w:tcBorders>
          </w:tcPr>
          <w:p>
            <w:pPr>
              <w:pStyle w:val="TableContents"/>
              <w:widowControl w:val="false"/>
              <w:bidi w:val="0"/>
              <w:jc w:val="left"/>
              <w:rPr>
                <w:sz w:val="21"/>
                <w:szCs w:val="21"/>
              </w:rPr>
            </w:pPr>
            <w:r>
              <w:rPr>
                <w:sz w:val="21"/>
                <w:szCs w:val="21"/>
              </w:rPr>
              <w:t xml:space="preserve">Öffnet ein Aktionsmenü</w:t>
            </w:r>
          </w:p>
        </w:tc>
      </w:tr>
      <w:tr>
        <w:trPr/>
        <w:tc>
          <w:tcPr>
            <w:tcW w:w="126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Verwalten Sie</w:t>
            </w:r>
          </w:p>
        </w:tc>
        <w:tc>
          <w:tcPr>
            <w:tcW w:w="3504" w:type="dxa"/>
            <w:tcBorders>
              <w:left w:val="single" w:color="000000" w:sz="4" w:space="0"/>
              <w:bottom w:val="single" w:color="000000" w:sz="4" w:space="0"/>
            </w:tcBorders>
          </w:tcPr>
          <w:p>
            <w:pPr>
              <w:pStyle w:val="TableContents"/>
              <w:widowControl w:val="false"/>
              <w:bidi w:val="0"/>
              <w:jc w:val="left"/>
              <w:rPr>
                <w:sz w:val="21"/>
                <w:szCs w:val="21"/>
              </w:rPr>
            </w:pPr>
            <w:r>
              <w:rPr>
                <w:sz w:val="21"/>
                <w:szCs w:val="21"/>
              </w:rPr>
              <w:t xml:space="preserve">Mitte (Bildlauftaste) Einfacher Klick</w:t>
            </w:r>
          </w:p>
        </w:tc>
        <w:tc>
          <w:tcPr>
            <w:tcW w:w="4768" w:type="dxa"/>
            <w:tcBorders>
              <w:left w:val="single" w:color="000000" w:sz="4" w:space="0"/>
              <w:bottom w:val="single" w:color="000000" w:sz="4" w:space="0"/>
              <w:right w:val="single" w:color="000000" w:sz="4" w:space="0"/>
            </w:tcBorders>
          </w:tcPr>
          <w:p>
            <w:pPr>
              <w:pStyle w:val="TableContents"/>
              <w:widowControl w:val="false"/>
              <w:bidi w:val="0"/>
              <w:jc w:val="left"/>
              <w:rPr>
                <w:sz w:val="21"/>
                <w:szCs w:val="21"/>
              </w:rPr>
            </w:pPr>
            <w:r>
              <w:rPr>
                <w:sz w:val="21"/>
                <w:szCs w:val="21"/>
              </w:rPr>
              <w:t xml:space="preserve">Öffnet iDesktool mit Fokus auf das Symbol</w:t>
            </w:r>
          </w:p>
        </w:tc>
      </w:tr>
      <w:tr>
        <w:trPr/>
        <w:tc>
          <w:tcPr>
            <w:tcW w:w="126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Ziehen</w:t>
            </w:r>
          </w:p>
        </w:tc>
        <w:tc>
          <w:tcPr>
            <w:tcW w:w="350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Linksklick halten, loslassen zum Stoppen</w:t>
            </w:r>
          </w:p>
        </w:tc>
        <w:tc>
          <w:tcPr>
            <w:tcW w:w="4768" w:type="dxa"/>
            <w:tcBorders>
              <w:left w:val="single" w:color="000000" w:sz="4" w:space="0"/>
              <w:bottom w:val="single" w:color="000000" w:sz="4" w:space="0"/>
              <w:right w:val="single" w:color="000000" w:sz="4" w:space="0"/>
            </w:tcBorders>
          </w:tcPr>
          <w:p>
            <w:pPr>
              <w:pStyle w:val="TableContents"/>
              <w:widowControl w:val="false"/>
              <w:bidi w:val="0"/>
              <w:jc w:val="left"/>
              <w:rPr>
                <w:sz w:val="21"/>
                <w:szCs w:val="21"/>
              </w:rPr>
            </w:pPr>
            <w:r>
              <w:rPr>
                <w:sz w:val="21"/>
                <w:szCs w:val="21"/>
              </w:rPr>
            </w:r>
          </w:p>
        </w:tc>
      </w:tr>
    </w:tbl>
    <w:p>
      <w:pPr>
        <w:pStyle w:val="Heading2"/>
        <w:bidi w:val="0"/>
        <w:jc w:val="left"/>
        <w:rPr/>
      </w:pPr>
      <w:bookmarkStart w:name="__RefHeading___Toc1789_3540384480" w:id="3"/>
      <w:bookmarkEnd w:id="3"/>
      <w:r>
        <w:rPr/>
        <w:t xml:space="preserve">2.2 Konky</w:t>
      </w:r>
    </w:p>
    <w:p>
      <w:pPr>
        <w:pStyle w:val="Normal"/>
        <w:bidi w:val="0"/>
        <w:jc w:val="left"/>
        <w:rPr/>
      </w:pPr>
      <w:r>
        <w:rPr/>
      </w:r>
    </w:p>
    <w:p>
      <w:pPr>
        <w:pStyle w:val="Normal"/>
        <w:bidi w:val="0"/>
        <w:ind w:start="288" w:end="0" w:hanging="0"/>
        <w:jc w:val="left"/>
        <w:rPr/>
      </w:pPr>
      <w:r>
        <w:rPr>
          <w:b/>
          <w:bCs/>
        </w:rPr>
        <w:t xml:space="preserve">Ausblenden</w:t>
      </w:r>
      <w:r>
        <w:rPr/>
        <w:t xml:space="preserve">: </w:t>
      </w:r>
      <w:r>
        <w:rPr>
          <w:i/>
          <w:iCs/>
        </w:rPr>
        <w:t xml:space="preserve">Menü &gt; Außer Sichtweite &gt; Kegel umschalten</w:t>
      </w:r>
    </w:p>
    <w:p>
      <w:pPr>
        <w:pStyle w:val="Normal"/>
        <w:bidi w:val="0"/>
        <w:ind w:start="288" w:end="0" w:hanging="0"/>
        <w:jc w:val="left"/>
        <w:rPr/>
      </w:pPr>
      <w:r>
        <w:rPr>
          <w:b/>
          <w:bCs/>
        </w:rPr>
        <w:t xml:space="preserve">Entfernen (conky)</w:t>
      </w:r>
      <w:r>
        <w:rPr/>
        <w:t xml:space="preserve">: </w:t>
      </w:r>
      <w:r>
        <w:rPr>
          <w:i/>
          <w:iCs/>
        </w:rPr>
        <w:t xml:space="preserve">Menü &gt; Erscheinungsbild &gt; Conky</w:t>
      </w:r>
    </w:p>
    <w:p>
      <w:pPr>
        <w:pStyle w:val="Normal"/>
        <w:bidi w:val="0"/>
        <w:ind w:start="288" w:end="0" w:hanging="0"/>
        <w:jc w:val="left"/>
        <w:rPr/>
      </w:pPr>
      <w:r>
        <w:rPr>
          <w:b/>
          <w:bCs/>
        </w:rPr>
        <w:t xml:space="preserve">Stopp</w:t>
      </w:r>
      <w:r>
        <w:rPr/>
        <w:t xml:space="preserve">: </w:t>
      </w:r>
      <w:r>
        <w:rPr>
          <w:i/>
          <w:iCs/>
        </w:rPr>
        <w:t xml:space="preserve">Menü &gt; Außer Sichtweite &gt; Kegel umschalten</w:t>
      </w:r>
    </w:p>
    <w:p>
      <w:pPr>
        <w:pStyle w:val="Normal"/>
        <w:bidi w:val="0"/>
        <w:ind w:start="288" w:end="0" w:hanging="0"/>
        <w:jc w:val="left"/>
        <w:rPr/>
      </w:pPr>
      <w:r>
        <w:rPr>
          <w:b/>
          <w:bCs/>
        </w:rPr>
        <w:t xml:space="preserve">Verwalten</w:t>
      </w:r>
      <w:r>
        <w:rPr/>
        <w:t xml:space="preserve">: </w:t>
      </w:r>
      <w:r>
        <w:rPr>
          <w:i/>
          <w:iCs/>
        </w:rPr>
        <w:t xml:space="preserve">Menü &gt; Erscheinungsbild &gt; Conky</w:t>
      </w:r>
    </w:p>
    <w:p>
      <w:pPr>
        <w:pStyle w:val="Normal"/>
        <w:bidi w:val="0"/>
        <w:jc w:val="left"/>
        <w:rPr/>
      </w:pPr>
      <w:hyperlink r:id="rId11">
        <w:r>
          <w:rPr>
            <w:rStyle w:val="InternetLink"/>
            <w:i w:val="false"/>
            <w:iCs w:val="false"/>
            <w:shd w:val="clear" w:fill="auto"/>
          </w:rPr>
          <w:t xml:space="preserve">     </w:t>
        </w:r>
      </w:hyperlink>
      <w:r>
        <w:rPr>
          <w:b/>
          <w:bCs/>
        </w:rPr>
        <w:t xml:space="preserve">Hilfe</w:t>
      </w:r>
      <w:r>
        <w:rPr/>
        <w:t xml:space="preserve">: im Wiki: </w:t>
      </w:r>
      <w:hyperlink r:id="rId10">
        <w:r>
          <w:rPr>
            <w:rStyle w:val="InternetLink"/>
            <w:i w:val="false"/>
            <w:iCs w:val="false"/>
            <w:shd w:val="clear" w:fill="auto"/>
          </w:rPr>
          <w:t xml:space="preserve">MX Conky</w:t>
        </w:r>
      </w:hyperlink>
      <w:r>
        <w:rPr>
          <w:i w:val="false"/>
          <w:iCs w:val="false"/>
          <w:shd w:val="clear" w:fill="auto"/>
        </w:rPr>
        <w:t xml:space="preserve">, </w:t>
      </w:r>
      <w:hyperlink r:id="rId11">
        <w:r>
          <w:rPr>
            <w:rStyle w:val="InternetLink"/>
            <w:i w:val="false"/>
            <w:iCs w:val="false"/>
            <w:shd w:val="clear" w:fill="auto"/>
          </w:rPr>
          <w:t xml:space="preserve">Conky Manager </w:t>
        </w:r>
      </w:hyperlink>
    </w:p>
    <w:p>
      <w:pPr>
        <w:pStyle w:val="TextBody"/>
        <w:bidi w:val="0"/>
        <w:jc w:val="left"/>
        <w:rPr>
          <w:i w:val="false"/>
          <w:i w:val="false"/>
          <w:iCs w:val="false"/>
          <w:shd w:val="clear" w:fill="auto"/>
        </w:rPr>
      </w:pPr>
      <w:r>
        <w:rPr>
          <w:i w:val="false"/>
          <w:iCs w:val="false"/>
          <w:shd w:val="clear" w:fill="auto"/>
        </w:rPr>
      </w:r>
    </w:p>
    <w:p>
      <w:pPr>
        <w:pStyle w:val="TextBody"/>
        <w:bidi w:val="0"/>
        <w:jc w:val="left"/>
        <w:rPr/>
      </w:pPr>
      <w:r>
        <w:rPr>
          <w:i w:val="false"/>
          <w:iCs w:val="false"/>
          <w:shd w:val="clear" w:fill="auto"/>
        </w:rPr>
        <w:t xml:space="preserve">MX-Fluxbox-Benutzer können das Standard-Conky-Set für MX Linux verwenden, indem sie auf </w:t>
      </w:r>
      <w:r>
        <w:rPr>
          <w:i/>
          <w:iCs/>
          <w:shd w:val="clear" w:fill="auto"/>
        </w:rPr>
        <w:t xml:space="preserve">Menü &gt; Erscheinungsbild &gt; Conky </w:t>
      </w:r>
      <w:r>
        <w:rPr>
          <w:i w:val="false"/>
          <w:iCs w:val="false"/>
          <w:shd w:val="clear" w:fill="auto"/>
        </w:rPr>
        <w:t xml:space="preserve">klicken</w:t>
      </w:r>
      <w:r>
        <w:rPr>
          <w:i w:val="false"/>
          <w:iCs w:val="false"/>
          <w:shd w:val="clear" w:fill="auto"/>
        </w:rPr>
        <w:t xml:space="preserve">, um MX Conky aufzurufen; Conky Manager kann von dort oder über eines der Menüs gestartet werden. Conky Manager ist eine praktische Methode zur grundlegenden Verwaltung, während MX Conky fortgeschrittene Funktionen bietet, </w:t>
      </w:r>
      <w:ins w:author="Jerry Bond" w:date="2021-09-24T16:22:27Z" w:id="14">
        <w:r>
          <w:rPr>
            <w:i w:val="false"/>
            <w:iCs w:val="false"/>
            <w:shd w:val="clear" w:fill="auto"/>
          </w:rPr>
          <w:t xml:space="preserve">die es nur in MX Linux gibt</w:t>
        </w:r>
      </w:ins>
      <w:r>
        <w:rPr>
          <w:i w:val="false"/>
          <w:iCs w:val="false"/>
          <w:shd w:val="clear" w:fill="auto"/>
        </w:rPr>
        <w:t xml:space="preserve">, wie z. B. die </w:t>
      </w:r>
      <w:del w:author="Jerry Bond" w:date="2021-09-24T16:22:34Z" w:id="15">
        <w:r>
          <w:rPr>
            <w:i w:val="false"/>
            <w:iCs w:val="false"/>
            <w:shd w:val="clear" w:fill="auto"/>
          </w:rPr>
          <w:delText xml:space="preserve">the </w:delText>
        </w:r>
      </w:del>
      <w:r>
        <w:rPr>
          <w:i w:val="false"/>
          <w:iCs w:val="false"/>
          <w:shd w:val="clear" w:fill="auto"/>
        </w:rPr>
        <w:t xml:space="preserve">Farbmanipulation</w:t>
      </w:r>
      <w:del w:author="Jerry Bond" w:date="2021-09-24T16:22:24Z" w:id="16">
        <w:r>
          <w:rPr>
            <w:i w:val="false"/>
            <w:iCs w:val="false"/>
            <w:shd w:val="clear" w:fill="auto"/>
          </w:rPr>
          <w:delText xml:space="preserve"> unique to MX Linux</w:delText>
        </w:r>
      </w:del>
      <w:r>
        <w:rPr>
          <w:i w:val="false"/>
          <w:iCs w:val="false"/>
          <w:shd w:val="clear" w:fill="auto"/>
        </w:rPr>
        <w:t xml:space="preserve">. </w:t>
      </w:r>
    </w:p>
    <w:p>
      <w:pPr>
        <w:pStyle w:val="TextBody"/>
        <w:bidi w:val="0"/>
        <w:jc w:val="left"/>
        <w:rPr>
          <w:i w:val="false"/>
          <w:i w:val="false"/>
          <w:iCs w:val="false"/>
          <w:shd w:val="clear" w:fill="auto"/>
        </w:rPr>
      </w:pPr>
      <w:r>
        <w:rPr>
          <w:i w:val="false"/>
          <w:iCs w:val="false"/>
          <w:shd w:val="clear" w:fill="auto"/>
        </w:rPr>
        <w:t xml:space="preserve">Führen Sie im Conky Manager die folgenden einfachen Schritte aus, um einen Conky zu bearbeiten, zu betrachten und anzuzeigen:</w:t>
      </w:r>
    </w:p>
    <w:p>
      <w:pPr>
        <w:pStyle w:val="TextBody"/>
        <w:numPr>
          <w:ilvl w:val="0"/>
          <w:numId w:val="5"/>
        </w:numPr>
        <w:bidi w:val="0"/>
        <w:jc w:val="left"/>
        <w:rPr>
          <w:i w:val="false"/>
          <w:i w:val="false"/>
          <w:iCs w:val="false"/>
          <w:shd w:val="clear" w:fill="auto"/>
        </w:rPr>
      </w:pPr>
      <w:r>
        <w:rPr>
          <w:i w:val="false"/>
          <w:iCs w:val="false"/>
          <w:shd w:val="clear" w:fill="auto"/>
        </w:rPr>
        <w:t xml:space="preserve">Markieren Sie jedes Hütchen und klicken Sie auf Vorschau, um zu sehen, wie es aussieht. Vergewissern Sie sich, dass Sie jede Vorschau schließen, bevor Sie zur nächsten übergehen. </w:t>
      </w:r>
    </w:p>
    <w:p>
      <w:pPr>
        <w:pStyle w:val="TextBody"/>
        <w:numPr>
          <w:ilvl w:val="0"/>
          <w:numId w:val="5"/>
        </w:numPr>
        <w:bidi w:val="0"/>
        <w:jc w:val="left"/>
        <w:rPr>
          <w:i w:val="false"/>
          <w:i w:val="false"/>
          <w:iCs w:val="false"/>
          <w:shd w:val="clear" w:fill="auto"/>
        </w:rPr>
      </w:pPr>
      <w:r>
        <w:rPr>
          <w:i w:val="false"/>
          <w:iCs w:val="false"/>
          <w:shd w:val="clear" w:fill="auto"/>
        </w:rPr>
        <w:t xml:space="preserve">Klicken Sie auf das Symbol Einstellungen (Zahnräder), um grundlegende Eigenschaften </w:t>
      </w:r>
      <w:ins w:author="Jerry Bond" w:date="2021-09-24T16:22:55Z" w:id="18">
        <w:r>
          <w:rPr>
            <w:i w:val="false"/>
            <w:iCs w:val="false"/>
            <w:shd w:val="clear" w:fill="auto"/>
          </w:rPr>
          <w:t xml:space="preserve">wie den Standort </w:t>
        </w:r>
      </w:ins>
      <w:r>
        <w:rPr>
          <w:i w:val="false"/>
          <w:iCs w:val="false"/>
          <w:shd w:val="clear" w:fill="auto"/>
        </w:rPr>
        <w:t xml:space="preserve">zu ändern</w:t>
      </w:r>
      <w:r>
        <w:rPr>
          <w:i w:val="false"/>
          <w:iCs w:val="false"/>
          <w:shd w:val="clear" w:fill="auto"/>
        </w:rPr>
        <w:t xml:space="preserve">.</w:t>
      </w:r>
    </w:p>
    <w:p>
      <w:pPr>
        <w:pStyle w:val="TextBody"/>
        <w:numPr>
          <w:ilvl w:val="0"/>
          <w:numId w:val="5"/>
        </w:numPr>
        <w:bidi w:val="0"/>
        <w:jc w:val="left"/>
        <w:rPr>
          <w:i w:val="false"/>
          <w:i w:val="false"/>
          <w:iCs w:val="false"/>
          <w:shd w:val="clear" w:fill="auto"/>
        </w:rPr>
      </w:pPr>
      <w:r>
        <w:rPr>
          <w:i w:val="false"/>
          <w:iCs w:val="false"/>
          <w:shd w:val="clear" w:fill="auto"/>
        </w:rPr>
        <w:t xml:space="preserve">Aktivieren Sie das Kontrollkästchen, um ein beliebiges Conky auszuwählen, das Sie verwenden möchten. Er wird dann automatisch installiert. </w:t>
      </w:r>
    </w:p>
    <w:p>
      <w:pPr>
        <w:pStyle w:val="TextBody"/>
        <w:numPr>
          <w:ilvl w:val="0"/>
          <w:numId w:val="5"/>
        </w:numPr>
        <w:bidi w:val="0"/>
        <w:jc w:val="left"/>
        <w:rPr/>
      </w:pPr>
      <w:r>
        <w:rPr>
          <w:i w:val="false"/>
          <w:iCs w:val="false"/>
          <w:shd w:val="clear" w:fill="auto"/>
        </w:rPr>
        <w:t xml:space="preserve">Die Konfigurationsdateien sind im Ordner ~/.conky/ in einzelnen Themendateien gespeichert. Sie können bearbeitet werden, auch wenn dies nicht </w:t>
      </w:r>
      <w:del w:author="Jerry Bond" w:date="2021-09-24T16:23:20Z" w:id="19">
        <w:r>
          <w:rPr>
            <w:i w:val="false"/>
            <w:iCs w:val="false"/>
            <w:shd w:val="clear" w:fill="auto"/>
          </w:rPr>
          <w:delText>intuitive</w:delText>
        </w:r>
      </w:del>
      <w:ins w:author="Jerry Bond" w:date="2021-09-24T16:23:20Z" w:id="20">
        <w:r>
          <w:rPr>
            <w:rFonts w:eastAsia="WenQuanYi Micro Hei" w:cs="FreeSans"/>
            <w:i w:val="false"/>
            <w:iCs w:val="false"/>
            <w:color w:val="000000"/>
            <w:kern w:val="2"/>
            <w:sz w:val="24"/>
            <w:szCs w:val="24"/>
            <w:shd w:val="clear" w:fill="auto"/>
            <w:lang w:val="en-US" w:eastAsia="zh-CN" w:bidi="hi-IN"/>
          </w:rPr>
          <w:t xml:space="preserve">einfach ist</w:t>
        </w:r>
      </w:ins>
      <w:r>
        <w:rPr>
          <w:i w:val="false"/>
          <w:iCs w:val="false"/>
          <w:shd w:val="clear" w:fill="auto"/>
        </w:rPr>
        <w:t xml:space="preserve">, indem Sie den conky in der Liste markieren und auf das Bearbeitungssymbol (Bleistift) klicken.</w:t>
      </w:r>
    </w:p>
    <w:p>
      <w:pPr>
        <w:pStyle w:val="TextBody"/>
        <w:bidi w:val="0"/>
        <w:jc w:val="left"/>
        <w:rPr/>
      </w:pPr>
      <w:r>
        <w:rPr>
          <w:i w:val="false"/>
          <w:iCs w:val="false"/>
          <w:shd w:val="clear" w:fill="auto"/>
        </w:rPr>
        <w:t xml:space="preserve">Für kompliziertere Conkies müssen Sie möglicherweise einen Compositor verwenden. Klicken Sie auf "Menü" &gt; "Einstellungen" &gt; "Konfig" &gt; "Start" und entfernen Sie die Markierung in der Zeile "Compositor", so dass sie wie folgt aussieht: </w:t>
      </w:r>
      <w:r>
        <w:rPr>
          <w:i/>
          <w:iCs/>
          <w:shd w:val="clear" w:fill="auto"/>
        </w:rPr>
        <w:t xml:space="preserve">compton &amp;</w:t>
      </w:r>
    </w:p>
    <w:p>
      <w:pPr>
        <w:pStyle w:val="Heading2"/>
        <w:bidi w:val="0"/>
        <w:jc w:val="left"/>
        <w:rPr/>
      </w:pPr>
      <w:bookmarkStart w:name="__RefHeading___Toc1791_3540384480" w:id="4"/>
      <w:bookmarkEnd w:id="4"/>
      <w:r>
        <w:rPr/>
        <w:t xml:space="preserve">2.3 Das tint2-Panel</w:t>
      </w:r>
    </w:p>
    <w:p>
      <w:pPr>
        <w:pStyle w:val="Normal"/>
        <w:bidi w:val="0"/>
        <w:ind w:start="288" w:end="0" w:hanging="0"/>
        <w:jc w:val="left"/>
        <w:rPr/>
      </w:pPr>
      <w:r>
        <w:rPr>
          <w:b/>
          <w:bCs/>
        </w:rPr>
        <w:t xml:space="preserve">Ausblenden</w:t>
      </w:r>
      <w:r>
        <w:rPr/>
        <w:t xml:space="preserve">: </w:t>
      </w:r>
      <w:r>
        <w:rPr>
          <w:i/>
          <w:iCs/>
        </w:rPr>
        <w:t xml:space="preserve">Menü &gt; Außer Sichtweite &gt; Panel automatisch ausblenden</w:t>
      </w:r>
    </w:p>
    <w:p>
      <w:pPr>
        <w:pStyle w:val="Normal"/>
        <w:bidi w:val="0"/>
        <w:ind w:start="288" w:end="0" w:hanging="0"/>
        <w:jc w:val="left"/>
        <w:rPr/>
      </w:pPr>
      <w:r>
        <w:rPr>
          <w:b/>
          <w:bCs/>
        </w:rPr>
        <w:t xml:space="preserve">Entfernen</w:t>
      </w:r>
      <w:r>
        <w:rPr/>
        <w:t xml:space="preserve">: </w:t>
      </w:r>
      <w:r>
        <w:rPr>
          <w:i/>
          <w:iCs/>
        </w:rPr>
        <w:t xml:space="preserve">Manuell: Löschen der Konfiguration aus ~/.config/tint2/</w:t>
      </w:r>
    </w:p>
    <w:p>
      <w:pPr>
        <w:pStyle w:val="Normal"/>
        <w:bidi w:val="0"/>
        <w:ind w:start="288" w:end="0" w:hanging="0"/>
        <w:jc w:val="left"/>
        <w:rPr/>
      </w:pPr>
      <w:r>
        <w:rPr>
          <w:b/>
          <w:bCs/>
        </w:rPr>
        <w:t xml:space="preserve">Stop</w:t>
      </w:r>
      <w:r>
        <w:rPr/>
        <w:t xml:space="preserve">: </w:t>
      </w:r>
      <w:r>
        <w:rPr>
          <w:i/>
          <w:iCs/>
        </w:rPr>
        <w:t xml:space="preserve">Manuell: einen Kommentar (#) vor die Zeile in der "startup"-Datei setzen</w:t>
      </w:r>
    </w:p>
    <w:p>
      <w:pPr>
        <w:pStyle w:val="Normal"/>
        <w:bidi w:val="0"/>
        <w:ind w:start="288" w:end="0" w:hanging="0"/>
        <w:jc w:val="left"/>
        <w:rPr/>
      </w:pPr>
      <w:bookmarkStart w:name="__RefHeading___Toc1679_3540384480" w:id="5"/>
      <w:bookmarkEnd w:id="5"/>
      <w:r>
        <w:rPr>
          <w:b/>
          <w:bCs/>
        </w:rPr>
        <w:t xml:space="preserve">Verwalten</w:t>
      </w:r>
      <w:r>
        <w:rPr/>
        <w:t xml:space="preserve">: </w:t>
      </w:r>
      <w:r>
        <w:rPr>
          <w:i/>
          <w:iCs/>
        </w:rPr>
        <w:t xml:space="preserve">Einstellungsmanager &gt; Tint2-Manager (Symbole im Dock und im Panel)</w:t>
      </w:r>
    </w:p>
    <w:p>
      <w:pPr>
        <w:pStyle w:val="Normal"/>
        <w:bidi w:val="0"/>
        <w:jc w:val="left"/>
        <w:rPr/>
      </w:pPr>
      <w:r>
        <w:rPr>
          <w:b/>
          <w:bCs/>
        </w:rPr>
        <w:t xml:space="preserve">     Hilfe</w:t>
      </w:r>
      <w:r>
        <w:rPr>
          <w:b w:val="false"/>
          <w:bCs w:val="false"/>
        </w:rPr>
        <w:t xml:space="preserve">: </w:t>
      </w:r>
      <w:hyperlink r:id="rId12">
        <w:r>
          <w:rPr>
            <w:rStyle w:val="InternetLink"/>
            <w:b w:val="false"/>
            <w:bCs w:val="false"/>
          </w:rPr>
          <w:t xml:space="preserve">im </w:t>
        </w:r>
      </w:hyperlink>
      <w:hyperlink r:id="rId13">
        <w:r>
          <w:rPr>
            <w:rStyle w:val="InternetLink"/>
            <w:b w:val="false"/>
            <w:bCs w:val="false"/>
          </w:rPr>
          <w:t xml:space="preserve">Wiki</w:t>
        </w:r>
      </w:hyperlink>
      <w:r>
        <w:rPr/>
        <w:tab/>
      </w:r>
    </w:p>
    <w:p>
      <w:pPr>
        <w:pStyle w:val="Normal"/>
        <w:bidi w:val="0"/>
        <w:jc w:val="left"/>
        <w:rPr/>
      </w:pPr>
      <w:r>
        <w:rPr/>
      </w:r>
    </w:p>
    <w:p>
      <w:pPr>
        <w:pStyle w:val="Normal"/>
        <w:bidi w:val="0"/>
        <w:jc w:val="left"/>
        <w:rPr/>
      </w:pPr>
      <w:r>
        <w:rPr/>
        <w:t xml:space="preserve">Die ursprüngliche Fluxbox-Symbolleiste unterscheidet sich in Funktion und Design stark von dem, was die heutigen Benutzer erwarten. (Sie können zwischen den beiden Leisten hin- und herschalten: </w:t>
      </w:r>
      <w:r>
        <w:rPr>
          <w:i/>
          <w:iCs/>
        </w:rPr>
        <w:t xml:space="preserve">Menü &gt; Erscheinungsbild &gt; Symbolleiste &gt; Fluxbox </w:t>
      </w:r>
      <w:r>
        <w:rPr/>
        <w:t xml:space="preserve">| Traditionell) Aus diesem Grund wurde ab MX-Fluxbox 2.2 eine alternative "traditionelle" Symbolleiste mit einer hochgradig konfigurierbaren App namens "</w:t>
      </w:r>
      <w:r>
        <w:rPr>
          <w:b/>
          <w:bCs/>
        </w:rPr>
        <w:t xml:space="preserve">tint2" </w:t>
      </w:r>
      <w:r>
        <w:rPr/>
        <w:t xml:space="preserve">hinzugefügt</w:t>
      </w:r>
      <w:r>
        <w:rPr/>
        <w:t xml:space="preserve">. </w:t>
      </w:r>
    </w:p>
    <w:p>
      <w:pPr>
        <w:pStyle w:val="Normal"/>
        <w:bidi w:val="0"/>
        <w:jc w:val="left"/>
        <w:rPr/>
      </w:pPr>
      <w:r>
        <w:rPr/>
      </w:r>
    </w:p>
    <w:p>
      <w:pPr>
        <w:pStyle w:val="TextBody"/>
        <w:bidi w:val="0"/>
        <w:spacing w:before="0" w:after="140" w:line="276" w:lineRule="auto"/>
        <w:jc w:val="left"/>
        <w:rPr/>
      </w:pPr>
      <w:r>
        <w:rPr/>
        <w:t xml:space="preserve">Um das Panel zu ändern, klicken Sie auf das Schraubenschlüssel-Symbol neben der Start-Schaltfläche</w:t>
      </w:r>
      <w:del w:author="Jerry Bond" w:date="2021-09-24T16:24:24Z" w:id="21">
        <w:r>
          <w:rPr/>
          <w:delText xml:space="preserve"> or the </w:delText>
        </w:r>
      </w:del>
      <w:ins w:author="Jerry Bond" w:date="2021-09-24T16:24:25Z" w:id="22">
        <w:r>
          <w:rPr/>
          <w:t xml:space="preserve">, </w:t>
        </w:r>
      </w:ins>
      <w:ins w:author="Jerry Bond" w:date="2021-09-24T16:24:25Z" w:id="23">
        <w:r>
          <w:rPr/>
          <w:t xml:space="preserve">das </w:t>
        </w:r>
      </w:ins>
      <w:r>
        <w:rPr/>
        <w:t xml:space="preserve">Zahnrad-Symbol im Dock </w:t>
      </w:r>
      <w:ins w:author="Jerry Bond" w:date="2021-09-24T16:24:31Z" w:id="25">
        <w:r>
          <w:rPr/>
          <w:t xml:space="preserve">oder </w:t>
        </w:r>
      </w:ins>
      <w:ins w:author="Jerry Bond" w:date="2021-09-24T16:24:31Z" w:id="26">
        <w:r>
          <w:rPr>
            <w:rFonts w:eastAsia="WenQuanYi Micro Hei" w:cs="FreeSans"/>
            <w:color w:val="auto"/>
            <w:kern w:val="2"/>
            <w:sz w:val="24"/>
            <w:szCs w:val="24"/>
            <w:lang w:val="en-US" w:eastAsia="zh-CN" w:bidi="hi-IN"/>
          </w:rPr>
          <w:t xml:space="preserve">den Eintrag im </w:t>
        </w:r>
      </w:ins>
      <w:ins w:author="Jerry Bond" w:date="2021-09-24T16:24:31Z" w:id="27">
        <w:r>
          <w:rPr/>
          <w:t xml:space="preserve">Menü</w:t>
        </w:r>
      </w:ins>
      <w:r>
        <w:rPr/>
        <w:t xml:space="preserve">. Dadurch wird der Einstellungsmanager gestartet, wo Sie auf "Tint2-Manager" klicken können.</w:t>
      </w:r>
    </w:p>
    <w:p>
      <w:pPr>
        <w:pStyle w:val="TextBody"/>
        <w:bidi w:val="0"/>
        <w:jc w:val="left"/>
        <w:rPr/>
      </w:pPr>
      <w:r>
        <w:rPr>
          <w:b w:val="false"/>
          <w:bCs w:val="false"/>
          <w:u w:val="none"/>
        </w:rPr>
        <w:t xml:space="preserve">Es öffnet sich ein Bildschirm, der alle tint2-Konfigurationen im Verzeichnis </w:t>
      </w:r>
      <w:r>
        <w:rPr>
          <w:b w:val="false"/>
          <w:bCs w:val="false"/>
          <w:i/>
          <w:iCs/>
          <w:u w:val="none"/>
        </w:rPr>
        <w:t xml:space="preserve">~/config/tint2/ </w:t>
      </w:r>
      <w:r>
        <w:rPr>
          <w:b w:val="false"/>
          <w:bCs w:val="false"/>
          <w:u w:val="none"/>
        </w:rPr>
        <w:t xml:space="preserve">anzeigt</w:t>
      </w:r>
      <w:r>
        <w:rPr>
          <w:b w:val="false"/>
          <w:bCs w:val="false"/>
          <w:i w:val="false"/>
          <w:iCs w:val="false"/>
          <w:u w:val="none"/>
        </w:rPr>
        <w:t xml:space="preserve">. MXFB liefert einen kleinen Satz sehr unterschiedlicher Konfigurationen, die Sie ausprobieren können.</w:t>
      </w:r>
    </w:p>
    <w:p>
      <w:pPr>
        <w:pStyle w:val="TextBody"/>
        <w:bidi w:val="0"/>
        <w:jc w:val="left"/>
        <w:rPr/>
      </w:pPr>
      <w:r>
        <w:rPr>
          <w:b w:val="false"/>
          <w:bCs w:val="false"/>
          <w:i w:val="false"/>
          <w:iCs w:val="false"/>
          <w:u w:val="none"/>
        </w:rPr>
        <w:t xml:space="preserve">Sie können nicht nur eine bestehende Konfiguration auswählen, sondern auch die Elemente eines beliebigen Feldes ändern - das ist eines der größten Vergnügen bei der Verwendung von tint2. Klicken Sie entweder auf die </w:t>
      </w:r>
      <w:r>
        <w:rPr>
          <w:b w:val="false"/>
          <w:bCs w:val="false"/>
          <w:i w:val="false"/>
          <w:iCs w:val="false"/>
          <w:u w:val="none"/>
        </w:rPr>
        <w:t xml:space="preserve">Schaltfläche </w:t>
      </w:r>
      <w:r>
        <w:rPr>
          <w:b w:val="false"/>
          <w:bCs w:val="false"/>
          <w:i w:val="false"/>
          <w:iCs w:val="false"/>
          <w:u w:val="none"/>
        </w:rPr>
        <w:t xml:space="preserve">"</w:t>
      </w:r>
      <w:r>
        <w:rPr>
          <w:b w:val="false"/>
          <w:bCs w:val="false"/>
          <w:i w:val="false"/>
          <w:iCs w:val="false"/>
          <w:u w:val="none"/>
        </w:rPr>
        <w:t xml:space="preserve">Config</w:t>
      </w:r>
      <w:r>
        <w:rPr>
          <w:b w:val="false"/>
          <w:bCs w:val="false"/>
          <w:i w:val="false"/>
          <w:iCs w:val="false"/>
          <w:u w:val="none"/>
        </w:rPr>
        <w:t xml:space="preserve">" oder "Edit", um eine </w:t>
      </w:r>
      <w:r>
        <w:rPr>
          <w:b w:val="false"/>
          <w:bCs w:val="false"/>
          <w:i w:val="false"/>
          <w:iCs w:val="false"/>
          <w:u w:val="none"/>
        </w:rPr>
        <w:t xml:space="preserve">grafische oder </w:t>
      </w:r>
      <w:r>
        <w:rPr>
          <w:b w:val="false"/>
          <w:bCs w:val="false"/>
          <w:i w:val="false"/>
          <w:iCs w:val="false"/>
          <w:u w:val="none"/>
        </w:rPr>
        <w:t xml:space="preserve">direkte Bearbeitung vorzunehmen.</w:t>
      </w:r>
    </w:p>
    <w:p>
      <w:pPr>
        <w:pStyle w:val="TextBody"/>
        <w:bidi w:val="0"/>
        <w:jc w:val="left"/>
        <w:rPr/>
      </w:pPr>
      <w:r>
        <w:rPr/>
        <w:t xml:space="preserve">Der grafische Editor umfasst zwei Anwendungen:</w:t>
      </w:r>
    </w:p>
    <w:p>
      <w:pPr>
        <w:pStyle w:val="TextBody"/>
        <w:numPr>
          <w:ilvl w:val="0"/>
          <w:numId w:val="6"/>
        </w:numPr>
        <w:bidi w:val="0"/>
        <w:jc w:val="left"/>
        <w:rPr/>
      </w:pPr>
      <w:r>
        <w:rPr/>
        <w:t xml:space="preserve">"Themes" zeigt alle tint2-Konfigurationen am Speicherort des Benutzers sowie einige andere, die während der Installation hinzugefügt wurden. </w:t>
      </w:r>
    </w:p>
    <w:p>
      <w:pPr>
        <w:pStyle w:val="TextBody"/>
        <w:numPr>
          <w:ilvl w:val="0"/>
          <w:numId w:val="6"/>
        </w:numPr>
        <w:bidi w:val="0"/>
        <w:jc w:val="left"/>
        <w:rPr/>
      </w:pPr>
      <w:r>
        <w:rPr/>
        <w:t xml:space="preserve">Unter "</w:t>
      </w:r>
      <w:r>
        <w:rPr/>
        <w:t xml:space="preserve">Eigenschaften" werden die Eigenschaften der laufenden Konfiguration angezeigt. Wenn das Fenster "Eigenschaften" nicht sichtbar ist, klicken Sie auf das kleine Zahnradsymbol in der oberen linken Ecke. </w:t>
      </w:r>
    </w:p>
    <w:p>
      <w:pPr>
        <w:pStyle w:val="Normal"/>
        <w:bidi w:val="0"/>
        <w:jc w:val="left"/>
        <w:rPr/>
      </w:pPr>
      <w:r>
        <w:rPr/>
        <w:t xml:space="preserve">Im </w:t>
      </w:r>
      <w:r>
        <w:rPr/>
        <w:t xml:space="preserve">Folgenden finden Sie eine Reihe gängiger Aktionen </w:t>
      </w:r>
      <w:r>
        <w:rPr/>
        <w:t xml:space="preserve">im Fenster "Eigenschaften", die Ihnen den Einstieg erleichtern:</w:t>
      </w:r>
    </w:p>
    <w:p>
      <w:pPr>
        <w:pStyle w:val="Normal"/>
        <w:numPr>
          <w:ilvl w:val="0"/>
          <w:numId w:val="7"/>
        </w:numPr>
        <w:bidi w:val="0"/>
        <w:jc w:val="left"/>
        <w:rPr/>
      </w:pPr>
      <w:r>
        <w:rPr/>
        <w:t xml:space="preserve">Hinzufügen/Entfernen von Launcher. </w:t>
      </w:r>
      <w:bookmarkStart w:name="__DdeLink__666_264216754" w:id="6"/>
      <w:r>
        <w:rPr/>
        <w:t xml:space="preserve">Klicken Sie auf den </w:t>
      </w:r>
      <w:bookmarkEnd w:id="6"/>
      <w:r>
        <w:rPr/>
        <w:t xml:space="preserve"/>
      </w:r>
      <w:r>
        <w:rPr/>
        <w:t xml:space="preserve">Eintrag "Launcher" auf der linken Seite. Das rechte Feld hat zwei Spalten: links eine Liste der Anwendungssymbole, die derzeit in der Symbolleiste angezeigt werden, und rechts eine Liste aller installierten Desktop-Anwendungen. </w:t>
      </w:r>
      <w:ins w:author="Jerry Bond" w:date="2021-09-23T16:46:22Z" w:id="28">
        <w:r>
          <w:rPr/>
          <w:t xml:space="preserve">Verwenden Sie die Pfeile, um Elemente nach oben/unten zu verschieben.</w:t>
        </w:r>
      </w:ins>
    </w:p>
    <w:p>
      <w:pPr>
        <w:pStyle w:val="Normal"/>
        <w:numPr>
          <w:ilvl w:val="1"/>
          <w:numId w:val="7"/>
        </w:numPr>
        <w:bidi w:val="0"/>
        <w:jc w:val="left"/>
        <w:rPr/>
      </w:pPr>
      <w:r>
        <w:rPr>
          <w:b/>
          <w:bCs/>
        </w:rPr>
        <w:t xml:space="preserve">Hinzufügen</w:t>
      </w:r>
      <w:r>
        <w:rPr/>
        <w:t xml:space="preserve">: Wählen Sie die gewünschte Anwendung aus der Liste in der rechten Spalte aus, klicken Sie auf das "Pfeil nach links"-Symbol in der Mitte und dann auf die Schaltfläche "Übernehmen", um sie sofort zur Symbolleiste hinzuzufügen.</w:t>
      </w:r>
    </w:p>
    <w:p>
      <w:pPr>
        <w:pStyle w:val="Normal"/>
        <w:numPr>
          <w:ilvl w:val="1"/>
          <w:numId w:val="7"/>
        </w:numPr>
        <w:bidi w:val="0"/>
        <w:jc w:val="left"/>
        <w:rPr/>
      </w:pPr>
      <w:r>
        <w:rPr>
          <w:b/>
          <w:bCs/>
        </w:rPr>
        <w:t xml:space="preserve">Entfernen</w:t>
      </w:r>
      <w:r>
        <w:rPr/>
        <w:t xml:space="preserve">: Verfahren in umgekehrter Reihenfolge.</w:t>
      </w:r>
    </w:p>
    <w:p>
      <w:pPr>
        <w:pStyle w:val="Normal"/>
        <w:numPr>
          <w:ilvl w:val="0"/>
          <w:numId w:val="7"/>
        </w:numPr>
        <w:bidi w:val="0"/>
        <w:jc w:val="left"/>
        <w:rPr/>
      </w:pPr>
      <w:r>
        <w:rPr/>
        <w:t xml:space="preserve">Verschieben oder Ändern der Größe des Panels. </w:t>
      </w:r>
      <w:bookmarkStart w:name="__DdeLink__648_264216754" w:id="7"/>
      <w:r>
        <w:rPr/>
        <w:t xml:space="preserve"> </w:t>
      </w:r>
      <w:r>
        <w:rPr/>
        <w:t xml:space="preserve">Klicken Sie auf den Eintrag "Panel" im linken Fenster </w:t>
      </w:r>
      <w:bookmarkEnd w:id="7"/>
      <w:r>
        <w:rPr/>
        <w:t xml:space="preserve">und wählen Sie dann seine Position und Größe im rechten Fenster. Klicken Sie auf die Schaltfläche "Übernehmen". </w:t>
      </w:r>
      <w:r>
        <w:rPr/>
        <w:t xml:space="preserve">Hier können Sie auch nach unten scrollen und das </w:t>
      </w:r>
      <w:r>
        <w:rPr>
          <w:rFonts w:eastAsia="WenQuanYi Micro Hei" w:cs="FreeSans"/>
          <w:color w:val="auto"/>
          <w:kern w:val="2"/>
          <w:sz w:val="24"/>
          <w:szCs w:val="24"/>
          <w:lang w:val="en-US" w:eastAsia="zh-CN" w:bidi="hi-IN"/>
        </w:rPr>
        <w:t xml:space="preserve">Kästchen "Automatisch ausblenden" an</w:t>
      </w:r>
      <w:r>
        <w:rPr/>
        <w:t xml:space="preserve">kreuzen</w:t>
      </w:r>
      <w:r>
        <w:rPr>
          <w:rFonts w:eastAsia="WenQuanYi Micro Hei" w:cs="FreeSans"/>
          <w:color w:val="auto"/>
          <w:kern w:val="2"/>
          <w:sz w:val="24"/>
          <w:szCs w:val="24"/>
          <w:lang w:val="en-US" w:eastAsia="zh-CN" w:bidi="hi-IN"/>
        </w:rPr>
        <w:t xml:space="preserve">, falls gewünscht.</w:t>
      </w:r>
    </w:p>
    <w:p>
      <w:pPr>
        <w:pStyle w:val="Normal"/>
        <w:numPr>
          <w:ilvl w:val="0"/>
          <w:numId w:val="7"/>
        </w:numPr>
        <w:bidi w:val="0"/>
        <w:jc w:val="left"/>
        <w:rPr/>
      </w:pPr>
      <w:r>
        <w:rPr/>
        <w:t xml:space="preserve">Umschalten auf Zeit-/Datumsformat. </w:t>
      </w:r>
      <w:r>
        <w:rPr>
          <w:b w:val="false"/>
          <w:bCs w:val="false"/>
        </w:rPr>
        <w:t xml:space="preserve">Klicken Sie auf den </w:t>
      </w:r>
      <w:r>
        <w:rPr>
          <w:b w:val="false"/>
          <w:bCs w:val="false"/>
        </w:rPr>
        <w:t xml:space="preserve">Eintrag </w:t>
      </w:r>
      <w:r>
        <w:rPr>
          <w:b w:val="false"/>
          <w:bCs w:val="false"/>
        </w:rPr>
        <w:t xml:space="preserve">"</w:t>
      </w:r>
      <w:r>
        <w:rPr>
          <w:rFonts w:eastAsia="WenQuanYi Micro Hei" w:cs="FreeSans"/>
          <w:b w:val="false"/>
          <w:bCs w:val="false"/>
          <w:color w:val="auto"/>
          <w:kern w:val="2"/>
          <w:sz w:val="24"/>
          <w:szCs w:val="24"/>
          <w:lang w:val="en-US" w:eastAsia="zh-CN" w:bidi="hi-IN"/>
        </w:rPr>
        <w:t xml:space="preserve">Uhr</w:t>
      </w:r>
      <w:r>
        <w:rPr>
          <w:b w:val="false"/>
          <w:bCs w:val="false"/>
        </w:rPr>
        <w:t xml:space="preserve">" in der linken Leiste und ändern Sie dann </w:t>
      </w:r>
      <w:r>
        <w:rPr>
          <w:rFonts w:eastAsia="WenQuanYi Micro Hei" w:cs="FreeSans"/>
          <w:b w:val="false"/>
          <w:bCs w:val="false"/>
          <w:color w:val="auto"/>
          <w:kern w:val="2"/>
          <w:sz w:val="24"/>
          <w:szCs w:val="24"/>
          <w:lang w:val="en-US" w:eastAsia="zh-CN" w:bidi="hi-IN"/>
        </w:rPr>
        <w:t xml:space="preserve">das </w:t>
      </w:r>
      <w:r>
        <w:rPr>
          <w:b w:val="false"/>
          <w:bCs w:val="false"/>
        </w:rPr>
        <w:t xml:space="preserve">Feld </w:t>
      </w:r>
      <w:r>
        <w:rPr>
          <w:rFonts w:eastAsia="WenQuanYi Micro Hei" w:cs="FreeSans"/>
          <w:b w:val="false"/>
          <w:bCs w:val="false"/>
          <w:color w:val="auto"/>
          <w:kern w:val="2"/>
          <w:sz w:val="24"/>
          <w:szCs w:val="24"/>
          <w:lang w:val="en-US" w:eastAsia="zh-CN" w:bidi="hi-IN"/>
        </w:rPr>
        <w:t xml:space="preserve">"Format der ersten Zeile" oder "Format der zweiten Zeile" nach Belieben. Um beispielsweise eine 24-Stunden-Zeit zu erhalten, </w:t>
      </w:r>
      <w:r>
        <w:rPr>
          <w:rFonts w:eastAsia="WenQuanYi Micro Hei" w:cs="FreeSans"/>
          <w:b w:val="false"/>
          <w:bCs w:val="false"/>
          <w:color w:val="auto"/>
          <w:kern w:val="2"/>
          <w:sz w:val="24"/>
          <w:szCs w:val="24"/>
          <w:lang w:val="en-US" w:eastAsia="zh-CN" w:bidi="hi-IN"/>
        </w:rPr>
        <w:t xml:space="preserve">ändern Sie "%I" in "%H". </w:t>
      </w:r>
      <w:ins w:author="Jerry Bond" w:date="2021-09-23T16:47:55Z" w:id="30">
        <w:r>
          <w:rPr>
            <w:rFonts w:eastAsia="WenQuanYi Micro Hei" w:cs="FreeSans"/>
            <w:b w:val="false"/>
            <w:bCs w:val="false"/>
            <w:color w:val="auto"/>
            <w:kern w:val="2"/>
            <w:sz w:val="24"/>
            <w:szCs w:val="24"/>
            <w:lang w:val="en-US" w:eastAsia="zh-CN" w:bidi="hi-IN"/>
          </w:rPr>
          <w:t xml:space="preserve">Codes </w:t>
        </w:r>
      </w:ins>
      <w:hyperlink r:id="rId14">
        <w:ins w:author="Jerry Bond" w:date="2021-09-23T16:47:55Z" w:id="31">
          <w:r>
            <w:rPr>
              <w:rStyle w:val="InternetLink"/>
            </w:rPr>
            <w:t xml:space="preserve">im Wiki</w:t>
          </w:r>
        </w:ins>
      </w:hyperlink>
      <w:ins w:author="Jerry Bond" w:date="2021-09-23T16:48:00Z" w:id="32">
        <w:r>
          <w:rPr>
            <w:rFonts w:eastAsia="WenQuanYi Micro Hei" w:cs="FreeSans"/>
            <w:b w:val="false"/>
            <w:bCs w:val="false"/>
            <w:color w:val="auto"/>
            <w:kern w:val="2"/>
            <w:sz w:val="24"/>
            <w:szCs w:val="24"/>
            <w:lang w:val="en-US" w:eastAsia="zh-CN" w:bidi="hi-IN"/>
          </w:rPr>
          <w:t xml:space="preserve">.</w:t>
        </w:r>
      </w:ins>
    </w:p>
    <w:p>
      <w:pPr>
        <w:pStyle w:val="TextBody"/>
        <w:bidi w:val="0"/>
        <w:jc w:val="left"/>
        <w:rPr>
          <w:b/>
          <w:b/>
          <w:bCs/>
        </w:rPr>
      </w:pPr>
      <w:r>
        <w:rPr>
          <w:b/>
          <w:bCs/>
        </w:rPr>
      </w:r>
    </w:p>
    <w:p>
      <w:pPr>
        <w:pStyle w:val="TextBody"/>
        <w:bidi w:val="0"/>
        <w:jc w:val="left"/>
        <w:rPr>
          <w:del w:author="Jerry Bond" w:date="2021-09-23T16:43:15Z" w:id="43"/>
        </w:rPr>
      </w:pPr>
      <w:bookmarkStart w:name="__RefHeading___Toc1472_4265139331" w:id="8"/>
      <w:bookmarkEnd w:id="8"/>
      <w:r>
        <w:rPr>
          <w:b/>
          <w:bCs/>
        </w:rPr>
        <w:t xml:space="preserve">HINWEIS</w:t>
      </w:r>
      <w:r>
        <w:rPr/>
        <w:t xml:space="preserve">:</w:t>
      </w:r>
      <w:del w:author="Jerry Bond" w:date="2021-09-23T16:42:15Z" w:id="33">
        <w:r>
          <w:rPr/>
          <w:delText>when you select a new theme you will lose any customization that you made to the previously used theme such as adding a quick launcher. It’s better to first b</w:delText>
        </w:r>
      </w:del>
      <w:r>
        <w:rPr/>
        <w:t xml:space="preserve"> </w:t>
      </w:r>
      <w:ins w:author="Jerry Bond" w:date="2021-09-23T16:42:15Z" w:id="34">
        <w:r>
          <w:rPr>
            <w:rFonts w:eastAsia="WenQuanYi Micro Hei" w:cs="FreeSans"/>
            <w:color w:val="auto"/>
            <w:kern w:val="2"/>
            <w:sz w:val="24"/>
            <w:szCs w:val="24"/>
            <w:lang w:val="en-US" w:eastAsia="zh-CN" w:bidi="hi-IN"/>
          </w:rPr>
          <w:t xml:space="preserve">Sichern </w:t>
        </w:r>
      </w:ins>
      <w:r>
        <w:rPr/>
        <w:t xml:space="preserve">Sie Ihre aktuelle Konfiguration</w:t>
      </w:r>
      <w:del w:author="Jerry Bond" w:date="2021-09-23T16:42:32Z" w:id="35">
        <w:r>
          <w:rPr/>
          <w:delText>s</w:delText>
        </w:r>
      </w:del>
      <w:ins w:author="Jerry Bond" w:date="2021-09-23T16:42:26Z" w:id="36">
        <w:r>
          <w:rPr/>
          <w:t xml:space="preserve">, bevor Sie </w:t>
        </w:r>
      </w:ins>
      <w:del w:author="Jerry Bond" w:date="2021-09-23T16:42:43Z" w:id="37">
        <w:r>
          <w:rPr/>
          <w:delText>o you can then paste your customization</w:delText>
        </w:r>
      </w:del>
      <w:ins w:author="Jerry Bond" w:date="2021-09-23T16:42:43Z" w:id="38">
        <w:r>
          <w:rPr>
            <w:rFonts w:eastAsia="WenQuanYi Micro Hei" w:cs="FreeSans"/>
            <w:color w:val="auto"/>
            <w:kern w:val="2"/>
            <w:sz w:val="24"/>
            <w:szCs w:val="24"/>
            <w:lang w:val="en-US" w:eastAsia="zh-CN" w:bidi="hi-IN"/>
          </w:rPr>
          <w:t xml:space="preserve">sie ändern</w:t>
        </w:r>
      </w:ins>
      <w:del w:author="Jerry Bond" w:date="2021-09-23T16:42:49Z" w:id="39">
        <w:r>
          <w:rPr>
            <w:rFonts w:eastAsia="WenQuanYi Micro Hei" w:cs="FreeSans"/>
            <w:color w:val="auto"/>
            <w:kern w:val="2"/>
            <w:sz w:val="24"/>
            <w:szCs w:val="24"/>
            <w:lang w:val="en-US" w:eastAsia="zh-CN" w:bidi="hi-IN"/>
          </w:rPr>
          <w:delText>s to</w:delText>
        </w:r>
      </w:del>
      <w:del w:author="Jerry Bond" w:date="2021-09-24T16:26:26Z" w:id="40">
        <w:r>
          <w:rPr>
            <w:rFonts w:eastAsia="WenQuanYi Micro Hei" w:cs="FreeSans"/>
            <w:color w:val="auto"/>
            <w:kern w:val="2"/>
            <w:sz w:val="24"/>
            <w:szCs w:val="24"/>
            <w:lang w:val="en-US" w:eastAsia="zh-CN" w:bidi="hi-IN"/>
          </w:rPr>
          <w:delText xml:space="preserve"> the new theme</w:delText>
        </w:r>
      </w:del>
      <w:ins w:author="Jerry Bond" w:date="2021-09-23T16:42:43Z" w:id="38">
        <w:r>
          <w:rPr>
            <w:rFonts w:eastAsia="WenQuanYi Micro Hei" w:cs="FreeSans"/>
            <w:color w:val="auto"/>
            <w:kern w:val="2"/>
            <w:sz w:val="24"/>
            <w:szCs w:val="24"/>
            <w:lang w:val="en-US" w:eastAsia="zh-CN" w:bidi="hi-IN"/>
          </w:rPr>
          <w:t xml:space="preserve"/>
        </w:r>
      </w:ins>
      <w:r>
        <w:rPr/>
        <w:t xml:space="preserve">: Klicken Sie auf ~/.config/tint2/tint2rc</w:t>
      </w:r>
      <w:del w:author="Jerry Bond" w:date="2021-09-23T16:43:07Z" w:id="41">
        <w:r>
          <w:rPr/>
          <w:delText xml:space="preserve"> to open it in featherpad </w:delText>
        </w:r>
      </w:del>
      <w:r>
        <w:rPr/>
        <w:t xml:space="preserve"> und speichern Sie sie dann unter einem neuen Namen wie "tint2rc_BAK". Sie können dann alle angepassten Zeilen aus Ihrer Sicherungsdatei an die richtige Stelle in Ihrer neuen tint2rc-Konfiguration kopieren.</w:t>
      </w:r>
    </w:p>
    <w:p>
      <w:pPr>
        <w:pStyle w:val="TextBody"/>
        <w:bidi w:val="0"/>
        <w:jc w:val="left"/>
        <w:rPr/>
      </w:pPr>
      <w:r>
        <w:rPr/>
      </w:r>
    </w:p>
    <w:p>
      <w:pPr>
        <w:pStyle w:val="Heading2"/>
        <w:bidi w:val="0"/>
        <w:jc w:val="left"/>
        <w:rPr/>
      </w:pPr>
      <w:bookmarkStart w:name="__RefHeading___Toc1793_3540384480" w:id="9"/>
      <w:bookmarkEnd w:id="9"/>
      <w:r>
        <w:rPr/>
        <w:t xml:space="preserve">2.4 Docks</w:t>
      </w:r>
    </w:p>
    <w:p>
      <w:pPr>
        <w:pStyle w:val="Normal"/>
        <w:bidi w:val="0"/>
        <w:jc w:val="left"/>
        <w:rPr>
          <w:shd w:val="clear" w:fill="auto"/>
        </w:rPr>
      </w:pPr>
      <w:r>
        <w:rPr>
          <w:shd w:val="clear" w:fill="auto"/>
        </w:rPr>
      </w:r>
    </w:p>
    <w:p>
      <w:pPr>
        <w:pStyle w:val="Normal"/>
        <w:bidi w:val="0"/>
        <w:ind w:start="288" w:end="0" w:hanging="0"/>
        <w:jc w:val="left"/>
        <w:rPr/>
      </w:pPr>
      <w:r>
        <w:rPr>
          <w:b/>
          <w:bCs/>
        </w:rPr>
        <w:t xml:space="preserve">Ausblenden</w:t>
      </w:r>
      <w:r>
        <w:rPr/>
        <w:t xml:space="preserve">: </w:t>
      </w:r>
      <w:r>
        <w:rPr>
          <w:i/>
          <w:iCs/>
        </w:rPr>
        <w:t xml:space="preserve">Menü &gt; Unsichtbar &gt; Automatisches Ausblenden des Docks einschalten</w:t>
      </w:r>
    </w:p>
    <w:p>
      <w:pPr>
        <w:pStyle w:val="Normal"/>
        <w:bidi w:val="0"/>
        <w:ind w:start="288" w:end="0" w:hanging="0"/>
        <w:jc w:val="left"/>
        <w:rPr/>
      </w:pPr>
      <w:r>
        <w:rPr>
          <w:b/>
          <w:bCs/>
        </w:rPr>
        <w:t xml:space="preserve">Entfernen/Hinzufügen (eines Dock-Elements)</w:t>
      </w:r>
      <w:r>
        <w:rPr/>
        <w:t xml:space="preserve">: </w:t>
      </w:r>
      <w:r>
        <w:rPr>
          <w:i/>
          <w:iCs/>
        </w:rPr>
        <w:t xml:space="preserve">Menü &gt; Erscheinungsbild &gt; Dockmaker</w:t>
      </w:r>
    </w:p>
    <w:p>
      <w:pPr>
        <w:pStyle w:val="Normal"/>
        <w:bidi w:val="0"/>
        <w:ind w:start="288" w:end="0" w:hanging="0"/>
        <w:jc w:val="left"/>
        <w:rPr/>
      </w:pPr>
      <w:r>
        <w:rPr>
          <w:b/>
          <w:bCs/>
        </w:rPr>
        <w:t xml:space="preserve">Anhalten (Standard-Docking)</w:t>
      </w:r>
      <w:r>
        <w:rPr/>
        <w:t xml:space="preserve">: </w:t>
      </w:r>
      <w:r>
        <w:rPr>
          <w:i/>
          <w:iCs/>
        </w:rPr>
        <w:t xml:space="preserve">Menü &gt; Außer Sichtweite &gt; Deaktivieren des Standard-Docks</w:t>
      </w:r>
    </w:p>
    <w:p>
      <w:pPr>
        <w:pStyle w:val="Normal"/>
        <w:bidi w:val="0"/>
        <w:ind w:start="288" w:end="0" w:hanging="0"/>
        <w:jc w:val="left"/>
        <w:rPr/>
      </w:pPr>
      <w:bookmarkStart w:name="__RefHeading___Toc1679_35403844801" w:id="10"/>
      <w:bookmarkEnd w:id="10"/>
      <w:r>
        <w:rPr>
          <w:b/>
          <w:bCs/>
          <w:shd w:val="clear" w:fill="auto"/>
        </w:rPr>
        <w:t xml:space="preserve">Verwalten</w:t>
      </w:r>
      <w:r>
        <w:rPr>
          <w:shd w:val="clear" w:fill="auto"/>
        </w:rPr>
        <w:t xml:space="preserve">: </w:t>
      </w:r>
      <w:r>
        <w:rPr>
          <w:i/>
          <w:iCs/>
          <w:shd w:val="clear" w:fill="auto"/>
        </w:rPr>
        <w:t xml:space="preserve">Menü &gt; Erscheinungsbild &gt; Dockmaker </w:t>
      </w:r>
    </w:p>
    <w:p>
      <w:pPr>
        <w:pStyle w:val="TextBody"/>
        <w:bidi w:val="0"/>
        <w:jc w:val="left"/>
        <w:rPr/>
      </w:pPr>
      <w:hyperlink r:id="rId15">
        <w:r>
          <w:rPr>
            <w:rStyle w:val="InternetLink"/>
            <w:b w:val="false"/>
            <w:bCs w:val="false"/>
            <w:strike w:val="false"/>
            <w:dstrike w:val="false"/>
            <w:shd w:val="clear" w:fill="auto"/>
          </w:rPr>
          <w:t xml:space="preserve">     </w:t>
        </w:r>
      </w:hyperlink>
      <w:r>
        <w:rPr>
          <w:b/>
          <w:bCs/>
          <w:shd w:val="clear" w:fill="auto"/>
        </w:rPr>
        <w:t xml:space="preserve">Hilfe: </w:t>
      </w:r>
      <w:hyperlink r:id="rId15">
        <w:r>
          <w:rPr>
            <w:rStyle w:val="InternetLink"/>
            <w:b w:val="false"/>
            <w:bCs w:val="false"/>
            <w:strike w:val="false"/>
            <w:dstrike w:val="false"/>
            <w:shd w:val="clear" w:fill="auto"/>
          </w:rPr>
          <w:t xml:space="preserve">im Wiki</w:t>
        </w:r>
      </w:hyperlink>
    </w:p>
    <w:p>
      <w:pPr>
        <w:pStyle w:val="TextBody"/>
        <w:bidi w:val="0"/>
        <w:jc w:val="left"/>
        <w:rPr/>
      </w:pPr>
      <w:r>
        <w:rPr>
          <w:shd w:val="clear" w:fill="auto"/>
        </w:rPr>
        <w:t xml:space="preserve">Externe Docks </w:t>
      </w:r>
      <w:del w:author="Jerry Bond" w:date="2021-09-24T16:26:51Z" w:id="44">
        <w:r>
          <w:rPr>
            <w:shd w:val="clear" w:fill="auto"/>
          </w:rPr>
          <w:delText xml:space="preserve">such as plank </w:delText>
        </w:r>
      </w:del>
      <w:r>
        <w:rPr>
          <w:shd w:val="clear" w:fill="auto"/>
        </w:rPr>
        <w:t xml:space="preserve">funktionieren oft nicht problemlos mit Fluxbox. Aber MXFB hat eine native App namens Dockmaker, die es dem Benutzer leicht macht, Docks zu erstellen, zu ändern und zu verwalten. Ein vertikales Dock erscheint auf dem Desktop, wenn sich der Benutzer zum ersten Mal anmeldet</w:t>
      </w:r>
      <w:ins w:author="Jerry Bond" w:date="2021-09-24T16:27:33Z" w:id="45">
        <w:r>
          <w:rPr>
            <w:shd w:val="clear" w:fill="auto"/>
          </w:rPr>
          <w:t xml:space="preserve">. </w:t>
        </w:r>
      </w:ins>
      <w:ins w:author="Jerry Bond" w:date="2021-09-24T16:27:33Z" w:id="46">
        <w:r>
          <w:rPr>
            <w:shd w:val="clear" w:fill="auto"/>
          </w:rPr>
          <w:t xml:space="preserve">Seine </w:t>
        </w:r>
      </w:ins>
      <w:del w:author="Jerry Bond" w:date="2021-09-24T16:27:38Z" w:id="47">
        <w:r>
          <w:rPr>
            <w:shd w:val="clear" w:fill="auto"/>
          </w:rPr>
          <w:delText xml:space="preserve"> whose </w:delText>
        </w:r>
      </w:del>
      <w:r>
        <w:rPr>
          <w:shd w:val="clear" w:fill="auto"/>
        </w:rPr>
        <w:t xml:space="preserve">Konfiguration wird in </w:t>
      </w:r>
      <w:r>
        <w:rPr>
          <w:i/>
          <w:iCs/>
          <w:shd w:val="clear" w:fill="auto"/>
        </w:rPr>
        <w:t xml:space="preserve">~/fluxbox/scripts/DefaultDock.mxdk </w:t>
      </w:r>
      <w:r>
        <w:rPr>
          <w:shd w:val="clear" w:fill="auto"/>
        </w:rPr>
        <w:t xml:space="preserve">festgelegt. </w:t>
      </w:r>
      <w:r>
        <w:rPr>
          <w:shd w:val="clear" w:fill="auto"/>
        </w:rPr>
        <w:t xml:space="preserve"/>
      </w:r>
      <w:del w:author="Jerry Bond" w:date="2021-09-24T16:27:14Z" w:id="49">
        <w:r>
          <w:rPr>
            <w:i/>
            <w:iCs/>
            <w:shd w:val="clear" w:fill="auto"/>
          </w:rPr>
          <w:delText>.</w:delText>
        </w:r>
      </w:del>
    </w:p>
    <w:p>
      <w:pPr>
        <w:pStyle w:val="TextBody"/>
        <w:bidi w:val="0"/>
        <w:jc w:val="left"/>
        <w:rPr/>
      </w:pPr>
      <w:r>
        <w:rPr>
          <w:b/>
          <w:bCs/>
          <w:strike w:val="false"/>
          <w:dstrike w:val="false"/>
          <w:shd w:val="clear" w:fill="auto"/>
        </w:rPr>
        <w:t xml:space="preserve">HINWEIS</w:t>
      </w:r>
      <w:r>
        <w:rPr>
          <w:strike w:val="false"/>
          <w:dstrike w:val="false"/>
          <w:shd w:val="clear" w:fill="auto"/>
        </w:rPr>
        <w:t xml:space="preserve">: Sie können auch tint2 als Dock verwenden, </w:t>
      </w:r>
      <w:r>
        <w:rPr>
          <w:strike w:val="false"/>
          <w:dstrike w:val="false"/>
          <w:shd w:val="clear" w:fill="auto"/>
        </w:rPr>
        <w:t xml:space="preserve">und einige Beispiele finden Sie im Tint2-Manager.</w:t>
      </w:r>
    </w:p>
    <w:p>
      <w:pPr>
        <w:pStyle w:val="Heading2"/>
        <w:bidi w:val="0"/>
        <w:jc w:val="left"/>
        <w:rPr/>
      </w:pPr>
      <w:bookmarkStart w:name="__RefHeading___Toc1795_3540384480" w:id="11"/>
      <w:bookmarkEnd w:id="11"/>
      <w:r>
        <w:rPr/>
        <w:t xml:space="preserve">2.5 Das RootMenu</w:t>
      </w:r>
    </w:p>
    <w:p>
      <w:pPr>
        <w:pStyle w:val="Normal"/>
        <w:bidi w:val="0"/>
        <w:ind w:start="288" w:end="0" w:hanging="0"/>
        <w:jc w:val="left"/>
        <w:rPr/>
      </w:pPr>
      <w:r>
        <w:rPr>
          <w:b/>
          <w:bCs/>
        </w:rPr>
        <w:t xml:space="preserve">Ausblenden</w:t>
      </w:r>
      <w:r>
        <w:rPr/>
        <w:t xml:space="preserve">: </w:t>
      </w:r>
      <w:r>
        <w:rPr>
          <w:i/>
          <w:iCs/>
        </w:rPr>
        <w:t xml:space="preserve">standardmäßig immer ausgeblendet</w:t>
      </w:r>
    </w:p>
    <w:p>
      <w:pPr>
        <w:pStyle w:val="Normal"/>
        <w:bidi w:val="0"/>
        <w:ind w:start="288" w:end="0" w:hanging="0"/>
        <w:jc w:val="left"/>
        <w:rPr/>
      </w:pPr>
      <w:r>
        <w:rPr>
          <w:b/>
          <w:bCs/>
        </w:rPr>
        <w:t xml:space="preserve">Entfernen/Hinzufügen (ein Menüpunkt)</w:t>
      </w:r>
      <w:r>
        <w:rPr/>
        <w:t xml:space="preserve">: </w:t>
      </w:r>
      <w:r>
        <w:rPr>
          <w:i/>
          <w:iCs/>
        </w:rPr>
        <w:t xml:space="preserve">Menü &gt; Einstellungen &gt; Konfigurieren &gt; Menüs</w:t>
      </w:r>
    </w:p>
    <w:p>
      <w:pPr>
        <w:pStyle w:val="Normal"/>
        <w:bidi w:val="0"/>
        <w:ind w:start="288" w:end="0" w:hanging="0"/>
        <w:jc w:val="left"/>
        <w:rPr/>
      </w:pPr>
      <w:r>
        <w:rPr>
          <w:b/>
          <w:bCs/>
        </w:rPr>
        <w:t xml:space="preserve">Stop</w:t>
      </w:r>
      <w:r>
        <w:rPr/>
        <w:t xml:space="preserve">: </w:t>
      </w:r>
      <w:r>
        <w:rPr>
          <w:i/>
          <w:iCs/>
        </w:rPr>
        <w:t xml:space="preserve">Setzen Sie einen Kommentar (#) vor die Zeile </w:t>
      </w:r>
      <w:ins w:author="Jerry Bond" w:date="2021-09-24T16:28:28Z" w:id="50">
        <w:r>
          <w:rPr>
            <w:i/>
            <w:iCs/>
          </w:rPr>
          <w:t xml:space="preserve">in der Init-Datei</w:t>
        </w:r>
      </w:ins>
      <w:r>
        <w:rPr>
          <w:i/>
          <w:iCs/>
        </w:rPr>
        <w:t xml:space="preserve">, die </w:t>
      </w:r>
      <w:ins w:author="Jerry Bond" w:date="2021-09-24T16:29:37Z" w:id="52">
        <w:r>
          <w:rPr>
            <w:i/>
            <w:iCs/>
          </w:rPr>
          <w:t xml:space="preserve">mit </w:t>
        </w:r>
      </w:ins>
      <w:r>
        <w:rPr>
          <w:i/>
          <w:iCs/>
        </w:rPr>
        <w:t xml:space="preserve">beginnt</w:t>
      </w:r>
      <w:r>
        <w:rPr>
          <w:i/>
          <w:iCs/>
        </w:rPr>
        <w:t xml:space="preserve">:</w:t>
      </w:r>
    </w:p>
    <w:p>
      <w:pPr>
        <w:pStyle w:val="Normal"/>
        <w:bidi w:val="0"/>
        <w:ind w:start="288" w:end="0" w:hanging="0"/>
        <w:jc w:val="left"/>
        <w:rPr/>
      </w:pPr>
      <w:r>
        <w:rPr>
          <w:i/>
          <w:iCs/>
        </w:rPr>
        <w:tab/>
      </w:r>
      <w:r>
        <w:rPr>
          <w:i/>
          <w:iCs/>
          <w:shd w:val="clear" w:fill="auto"/>
        </w:rPr>
        <w:t xml:space="preserve">session.menuFile</w:t>
      </w:r>
      <w:r>
        <w:rPr>
          <w:i/>
          <w:iCs/>
        </w:rPr>
        <w:t xml:space="preserve">:  </w:t>
      </w:r>
    </w:p>
    <w:p>
      <w:pPr>
        <w:pStyle w:val="Normal"/>
        <w:bidi w:val="0"/>
        <w:ind w:start="288" w:end="0" w:hanging="0"/>
        <w:jc w:val="left"/>
        <w:rPr/>
      </w:pPr>
      <w:r>
        <w:rPr>
          <w:b/>
          <w:bCs/>
          <w:shd w:val="clear" w:fill="auto"/>
        </w:rPr>
        <w:t xml:space="preserve">Verwalten</w:t>
      </w:r>
      <w:r>
        <w:rPr>
          <w:shd w:val="clear" w:fill="auto"/>
        </w:rPr>
        <w:t xml:space="preserve">: </w:t>
      </w:r>
      <w:r>
        <w:rPr>
          <w:i/>
          <w:iCs/>
          <w:shd w:val="clear" w:fill="auto"/>
        </w:rPr>
        <w:t xml:space="preserve">Menü &gt; Einstellungen &gt; Konfigurieren &gt; Menüs</w:t>
        <w:tab/>
      </w:r>
    </w:p>
    <w:p>
      <w:pPr>
        <w:pStyle w:val="TextBody"/>
        <w:bidi w:val="0"/>
        <w:jc w:val="left"/>
        <w:rPr/>
      </w:pPr>
      <w:r>
        <w:rPr>
          <w:b w:val="false"/>
          <w:bCs w:val="false"/>
          <w:strike w:val="false"/>
          <w:dstrike w:val="false"/>
          <w:shd w:val="clear" w:fill="auto"/>
        </w:rPr>
        <w:t xml:space="preserve">     </w:t>
      </w:r>
      <w:r>
        <w:rPr>
          <w:b/>
          <w:bCs/>
          <w:shd w:val="clear" w:fill="auto"/>
        </w:rPr>
        <w:t xml:space="preserve">Hilfe: </w:t>
      </w:r>
      <w:r>
        <w:rPr>
          <w:b w:val="false"/>
          <w:bCs w:val="false"/>
          <w:strike w:val="false"/>
          <w:dstrike w:val="false"/>
          <w:shd w:val="clear" w:fill="auto"/>
        </w:rPr>
        <w:t xml:space="preserve">Abschnitt 3 und Links</w:t>
      </w:r>
    </w:p>
    <w:p>
      <w:pPr>
        <w:pStyle w:val="TextBody"/>
        <w:bidi w:val="0"/>
        <w:jc w:val="left"/>
        <w:rPr>
          <w:b w:val="false"/>
          <w:b w:val="false"/>
          <w:bCs w:val="false"/>
          <w:strike w:val="false"/>
          <w:dstrike w:val="false"/>
          <w:shd w:val="clear" w:fill="auto"/>
          <w:del w:author="Jerry Bond" w:date="2021-09-23T16:40:14Z" w:id="56"/>
        </w:rPr>
      </w:pPr>
      <w:r>
        <w:rPr>
          <w:b w:val="false"/>
          <w:bCs w:val="false"/>
          <w:strike w:val="false"/>
          <w:dstrike w:val="false"/>
          <w:shd w:val="clear" w:fill="auto"/>
        </w:rPr>
        <w:t xml:space="preserve">Das rootMenu besteht aus 4 separaten Einheiten, um das Lesen, Bearbeiten und die Funktion zu erleichtern. Das kurze Hauptmenü (~/.fluxbox/menu-mx) enthält drei Untermenüs (Erscheinungsbild, Einstellungen, Unsichtbar), die sich in </w:t>
      </w:r>
      <w:del w:author="Jerry Bond" w:date="2021-09-24T16:30:13Z" w:id="53">
        <w:r>
          <w:rPr>
            <w:b w:val="false"/>
            <w:bCs w:val="false"/>
            <w:strike w:val="false"/>
            <w:dstrike w:val="false"/>
            <w:shd w:val="clear" w:fill="auto"/>
          </w:rPr>
          <w:delText>a folder “</w:delText>
        </w:r>
      </w:del>
      <w:ins w:author="Jerry Bond" w:date="2021-09-24T16:30:13Z" w:id="54">
        <w:r>
          <w:rPr>
            <w:rFonts w:eastAsia="WenQuanYi Micro Hei" w:cs="FreeSans"/>
            <w:b w:val="false"/>
            <w:bCs w:val="false"/>
            <w:strike w:val="false"/>
            <w:dstrike w:val="false"/>
            <w:color w:val="000000"/>
            <w:kern w:val="2"/>
            <w:sz w:val="24"/>
            <w:szCs w:val="24"/>
            <w:shd w:val="clear" w:fill="auto"/>
            <w:lang w:val="en-US" w:eastAsia="zh-CN" w:bidi="hi-IN"/>
          </w:rPr>
          <w:t xml:space="preserve">~/.fluxbox/submenus befinden</w:t>
        </w:r>
      </w:ins>
      <w:r>
        <w:rPr>
          <w:b w:val="false"/>
          <w:bCs w:val="false"/>
          <w:strike w:val="false"/>
          <w:dstrike w:val="false"/>
          <w:shd w:val="clear" w:fill="auto"/>
        </w:rPr>
        <w:t xml:space="preserve">. </w:t>
      </w:r>
      <w:r>
        <w:rPr>
          <w:b w:val="false"/>
          <w:bCs w:val="false"/>
          <w:strike w:val="false"/>
          <w:dstrike w:val="false"/>
          <w:shd w:val="clear" w:fill="auto"/>
        </w:rPr>
        <w:t xml:space="preserve"/>
      </w:r>
      <w:del w:author="Jerry Bond" w:date="2021-09-24T16:30:21Z" w:id="55">
        <w:r>
          <w:rPr>
            <w:b w:val="false"/>
            <w:bCs w:val="false"/>
            <w:strike w:val="false"/>
            <w:dstrike w:val="false"/>
            <w:shd w:val="clear" w:fill="auto"/>
          </w:rPr>
          <w:delText>”</w:delText>
        </w:r>
      </w:del>
    </w:p>
    <w:p>
      <w:pPr>
        <w:pStyle w:val="TextBody"/>
        <w:bidi w:val="0"/>
        <w:jc w:val="left"/>
        <w:rPr>
          <w:b w:val="false"/>
          <w:b w:val="false"/>
          <w:bCs w:val="false"/>
          <w:ins w:author="Jerry Bond" w:date="2021-09-23T16:40:16Z" w:id="58"/>
          <w:strike w:val="false"/>
          <w:dstrike w:val="false"/>
          <w:shd w:val="clear" w:fill="auto"/>
        </w:rPr>
      </w:pPr>
      <w:ins w:author="Jerry Bond" w:date="2021-09-23T16:40:16Z" w:id="57">
        <w:r>
          <w:rPr/>
        </w:r>
      </w:ins>
    </w:p>
    <w:p>
      <w:pPr>
        <w:pStyle w:val="TextBody"/>
        <w:bidi w:val="0"/>
        <w:jc w:val="left"/>
        <w:rPr>
          <w:b w:val="false"/>
          <w:b w:val="false"/>
          <w:bCs w:val="false"/>
          <w:strike w:val="false"/>
          <w:dstrike w:val="false"/>
          <w:shd w:val="clear" w:fill="auto"/>
        </w:rPr>
      </w:pPr>
      <w:r>
        <w:rPr>
          <w:b w:val="false"/>
          <w:bCs w:val="false"/>
          <w:strike w:val="false"/>
          <w:dstrike w:val="false"/>
          <w:shd w:val="clear" w:fill="auto"/>
        </w:rPr>
        <w:t xml:space="preserve">Details zu dieser und den anderen Fluxbox-Komponenten werden im folgenden Abschnitt 3 ausführlich behandelt, so dass es hier darum geht, </w:t>
      </w:r>
      <w:del w:author="Jerry Bond" w:date="2021-09-23T16:44:25Z" w:id="61">
        <w:r>
          <w:rPr>
            <w:b w:val="false"/>
            <w:bCs w:val="false"/>
            <w:strike w:val="false"/>
            <w:dstrike w:val="false"/>
            <w:shd w:val="clear" w:fill="auto"/>
          </w:rPr>
          <w:delText xml:space="preserve">elements from a very practical point of view. We will scan </w:delText>
        </w:r>
      </w:del>
      <w:r>
        <w:rPr>
          <w:b w:val="false"/>
          <w:bCs w:val="false"/>
          <w:strike w:val="false"/>
          <w:dstrike w:val="false"/>
          <w:shd w:val="clear" w:fill="auto"/>
        </w:rPr>
        <w:t xml:space="preserve"/>
      </w:r>
      <w:r>
        <w:rPr>
          <w:b w:val="false"/>
          <w:bCs w:val="false"/>
          <w:strike w:val="false"/>
          <w:dstrike w:val="false"/>
          <w:shd w:val="clear" w:fill="auto"/>
        </w:rPr>
        <w:t xml:space="preserve">drei durch die Trennlinien festgelegten Abschnitte </w:t>
      </w:r>
      <w:r>
        <w:rPr>
          <w:b w:val="false"/>
          <w:bCs w:val="false"/>
          <w:strike w:val="false"/>
          <w:dstrike w:val="false"/>
          <w:shd w:val="clear" w:fill="auto"/>
        </w:rPr>
        <w:t xml:space="preserve">des RootMenus zu </w:t>
      </w:r>
      <w:del w:author="Jerry Bond" w:date="2021-09-23T16:44:31Z" w:id="59">
        <w:r>
          <w:rPr>
            <w:b w:val="false"/>
            <w:bCs w:val="false"/>
            <w:strike w:val="false"/>
            <w:dstrike w:val="false"/>
            <w:shd w:val="clear" w:fill="auto"/>
          </w:rPr>
          <w:delText>introduce</w:delText>
        </w:r>
      </w:del>
      <w:ins w:author="Jerry Bond" w:date="2021-09-23T16:44:32Z" w:id="60">
        <w:r>
          <w:rPr>
            <w:b w:val="false"/>
            <w:bCs w:val="false"/>
            <w:strike w:val="false"/>
            <w:dstrike w:val="false"/>
            <w:shd w:val="clear" w:fill="auto"/>
          </w:rPr>
          <w:t xml:space="preserve">scannen</w:t>
        </w:r>
      </w:ins>
      <w:r>
        <w:rPr>
          <w:b w:val="false"/>
          <w:bCs w:val="false"/>
          <w:strike w:val="false"/>
          <w:dstrike w:val="false"/>
          <w:shd w:val="clear" w:fill="auto"/>
        </w:rPr>
        <w:t xml:space="preserve">.</w:t>
      </w:r>
    </w:p>
    <w:p>
      <w:pPr>
        <w:pStyle w:val="TextBody"/>
        <w:numPr>
          <w:ilvl w:val="0"/>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Top</w:t>
      </w:r>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Alle Anwendungen: ein Debian-ähnliches kategorisiertes Menü</w:t>
      </w:r>
      <w:ins w:author="Jerry Bond" w:date="2021-09-24T16:30:46Z" w:id="62">
        <w:r>
          <w:rPr>
            <w:b w:val="false"/>
            <w:bCs w:val="false"/>
            <w:strike w:val="false"/>
            <w:dstrike w:val="false"/>
            <w:shd w:val="clear" w:fill="auto"/>
          </w:rPr>
          <w:t xml:space="preserve">. </w:t>
        </w:r>
      </w:ins>
      <w:ins w:author="Jerry Bond" w:date="2021-09-24T16:30:46Z" w:id="63">
        <w:r>
          <w:rPr>
            <w:b w:val="false"/>
            <w:bCs w:val="false"/>
            <w:strike w:val="false"/>
            <w:dstrike w:val="false"/>
            <w:shd w:val="clear" w:fill="auto"/>
          </w:rPr>
          <w:t xml:space="preserve">Es wird automatisch aktualisiert</w:t>
        </w:r>
      </w:ins>
      <w:ins w:author="Jerry Bond" w:date="2021-09-24T16:31:05Z" w:id="64">
        <w:r>
          <w:rPr>
            <w:b w:val="false"/>
            <w:bCs w:val="false"/>
            <w:strike w:val="false"/>
            <w:dstrike w:val="false"/>
            <w:shd w:val="clear" w:fill="auto"/>
          </w:rPr>
          <w:t xml:space="preserve">, wenn Sie den Package Installer verwenden; andernfalls</w:t>
        </w:r>
      </w:ins>
      <w:r>
        <w:rPr>
          <w:b w:val="false"/>
          <w:bCs w:val="false"/>
          <w:strike w:val="false"/>
          <w:dstrike w:val="false"/>
          <w:shd w:val="clear" w:fill="auto"/>
        </w:rPr>
        <w:t xml:space="preserve"> </w:t>
      </w:r>
      <w:del w:author="Jerry Bond" w:date="2021-09-24T16:31:17Z" w:id="65">
        <w:r>
          <w:rPr>
            <w:b w:val="false"/>
            <w:bCs w:val="false"/>
            <w:strike w:val="false"/>
            <w:dstrike w:val="false"/>
            <w:shd w:val="clear" w:fill="auto"/>
          </w:rPr>
          <w:delText>(</w:delText>
        </w:r>
      </w:del>
      <w:ins w:author="Jerry Bond" w:date="2021-09-23T16:40:51Z" w:id="66">
        <w:r>
          <w:rPr>
            <w:b w:val="false"/>
            <w:bCs w:val="false"/>
            <w:strike w:val="false"/>
            <w:dstrike w:val="false"/>
            <w:shd w:val="clear" w:fill="auto"/>
          </w:rPr>
          <w:t xml:space="preserve">klicken Sie</w:t>
        </w:r>
      </w:ins>
      <w:r>
        <w:rPr>
          <w:b w:val="false"/>
          <w:bCs w:val="false"/>
          <w:strike w:val="false"/>
          <w:dstrike w:val="false"/>
          <w:shd w:val="clear" w:fill="auto"/>
        </w:rPr>
        <w:t xml:space="preserve"> </w:t>
      </w:r>
      <w:del w:author="Jerry Bond" w:date="2021-09-23T16:40:53Z" w:id="67">
        <w:r>
          <w:rPr>
            <w:b w:val="false"/>
            <w:bCs w:val="false"/>
            <w:strike w:val="false"/>
            <w:dstrike w:val="false"/>
            <w:shd w:val="clear" w:fill="auto"/>
          </w:rPr>
          <w:delText>u</w:delText>
        </w:r>
      </w:del>
      <w:r>
        <w:rPr>
          <w:b w:val="false"/>
          <w:bCs w:val="false"/>
          <w:strike w:val="false"/>
          <w:dstrike w:val="false"/>
          <w:shd w:val="clear" w:fill="auto"/>
        </w:rPr>
        <w:t xml:space="preserve">bei Bedarf </w:t>
      </w:r>
      <w:ins w:author="Jerry Bond" w:date="2021-09-23T16:40:51Z" w:id="66">
        <w:r>
          <w:rPr>
            <w:b w:val="false"/>
            <w:bCs w:val="false"/>
            <w:strike w:val="false"/>
            <w:dstrike w:val="false"/>
            <w:shd w:val="clear" w:fill="auto"/>
          </w:rPr>
          <w:t xml:space="preserve">auf </w:t>
        </w:r>
      </w:ins>
      <w:r>
        <w:rPr>
          <w:b w:val="false"/>
          <w:bCs w:val="false"/>
          <w:strike w:val="false"/>
          <w:dstrike w:val="false"/>
          <w:shd w:val="clear" w:fill="auto"/>
        </w:rPr>
        <w:t xml:space="preserve">Update </w:t>
      </w:r>
      <w:r>
        <w:rPr>
          <w:b w:val="false"/>
          <w:bCs w:val="false"/>
          <w:strike w:val="false"/>
          <w:dstrike w:val="false"/>
          <w:shd w:val="clear" w:fill="auto"/>
        </w:rPr>
        <w:t xml:space="preserve"/>
      </w:r>
      <w:del w:author="Jerry Bond" w:date="2021-09-24T16:31:22Z" w:id="69">
        <w:r>
          <w:rPr>
            <w:b w:val="false"/>
            <w:bCs w:val="false"/>
            <w:strike w:val="false"/>
            <w:dstrike w:val="false"/>
            <w:shd w:val="clear" w:fill="auto"/>
          </w:rPr>
          <w:delText>)</w:delText>
        </w:r>
      </w:del>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Letzte Dateien: zeigt die zuletzt verwendeten Dateien an (</w:t>
      </w:r>
      <w:del w:author="Jerry Bond" w:date="2021-09-23T16:40:59Z" w:id="70">
        <w:r>
          <w:rPr>
            <w:b w:val="false"/>
            <w:bCs w:val="false"/>
            <w:strike w:val="false"/>
            <w:dstrike w:val="false"/>
            <w:shd w:val="clear" w:fill="auto"/>
          </w:rPr>
          <w:delText>r</w:delText>
        </w:r>
      </w:del>
      <w:ins w:author="Jerry Bond" w:date="2021-09-23T16:41:00Z" w:id="72">
        <w:r>
          <w:rPr>
            <w:b w:val="false"/>
            <w:bCs w:val="false"/>
            <w:strike w:val="false"/>
            <w:dstrike w:val="false"/>
            <w:shd w:val="clear" w:fill="auto"/>
          </w:rPr>
          <w:t xml:space="preserve">klicken Sie </w:t>
        </w:r>
      </w:ins>
      <w:r>
        <w:rPr>
          <w:b w:val="false"/>
          <w:bCs w:val="false"/>
          <w:strike w:val="false"/>
          <w:dstrike w:val="false"/>
          <w:shd w:val="clear" w:fill="auto"/>
        </w:rPr>
        <w:t xml:space="preserve">ggf. </w:t>
      </w:r>
      <w:ins w:author="Jerry Bond" w:date="2021-09-23T16:41:00Z" w:id="72">
        <w:r>
          <w:rPr>
            <w:b w:val="false"/>
            <w:bCs w:val="false"/>
            <w:strike w:val="false"/>
            <w:dstrike w:val="false"/>
            <w:shd w:val="clear" w:fill="auto"/>
          </w:rPr>
          <w:t xml:space="preserve">auf </w:t>
        </w:r>
      </w:ins>
      <w:r>
        <w:rPr>
          <w:b w:val="false"/>
          <w:bCs w:val="false"/>
          <w:strike w:val="false"/>
          <w:dstrike w:val="false"/>
          <w:shd w:val="clear" w:fill="auto"/>
        </w:rPr>
        <w:t xml:space="preserve">Aktualisieren)</w:t>
      </w:r>
    </w:p>
    <w:p>
      <w:pPr>
        <w:pStyle w:val="TextBody"/>
        <w:numPr>
          <w:ilvl w:val="0"/>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Mitte: ein paar gängige Anwendungen</w:t>
      </w:r>
    </w:p>
    <w:p>
      <w:pPr>
        <w:pStyle w:val="TextBody"/>
        <w:numPr>
          <w:ilvl w:val="0"/>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Unten</w:t>
      </w:r>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Erscheinungsbild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conky</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Docks</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Desktop-Symbole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Monitore: kleine Systemmonitore</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Stil: Dekoration von Fenstern, Symbolleiste und Menü</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Thema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Symbolleiste: Auswahl zwischen Symbolleiste und Panel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Hintergrundbild: Drehen, nach Arbeitsbereich trennen, auswählen</w:t>
      </w:r>
    </w:p>
    <w:p>
      <w:pPr>
        <w:pStyle w:val="TextBody"/>
        <w:numPr>
          <w:ilvl w:val="1"/>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Einstellungen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Backup</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configure: die Fluxbox-Dateien wie Menüs, </w:t>
      </w:r>
      <w:r>
        <w:rPr>
          <w:b w:val="false"/>
          <w:bCs w:val="false"/>
          <w:strike w:val="false"/>
          <w:dstrike w:val="false"/>
          <w:shd w:val="clear" w:fill="auto"/>
        </w:rPr>
        <w:t xml:space="preserve">Startup usw.</w:t>
      </w:r>
    </w:p>
    <w:p>
      <w:pPr>
        <w:pStyle w:val="TextBody"/>
        <w:numPr>
          <w:ilvl w:val="2"/>
          <w:numId w:val="8"/>
        </w:numPr>
        <w:bidi w:val="0"/>
        <w:spacing w:before="57" w:after="197"/>
        <w:jc w:val="left"/>
        <w:rPr/>
      </w:pPr>
      <w:r>
        <w:rPr>
          <w:b w:val="false"/>
          <w:bCs w:val="false"/>
          <w:strike w:val="false"/>
          <w:dstrike w:val="false"/>
          <w:shd w:val="clear" w:fill="auto"/>
        </w:rPr>
        <w:t xml:space="preserve">Anzeige: Änderung der Anzeigeparameter, Hilfe zum </w:t>
      </w:r>
      <w:del w:author="Jerry Bond" w:date="2021-09-23T16:45:28Z" w:id="74">
        <w:r>
          <w:rPr>
            <w:b w:val="false"/>
            <w:bCs w:val="false"/>
            <w:strike w:val="false"/>
            <w:dstrike w:val="false"/>
            <w:shd w:val="clear" w:fill="auto"/>
          </w:rPr>
          <w:delText>adjust</w:delText>
        </w:r>
      </w:del>
      <w:ins w:author="Jerry Bond" w:date="2021-09-23T16:45:28Z" w:id="75">
        <w:r>
          <w:rPr>
            <w:rFonts w:eastAsia="WenQuanYi Micro Hei" w:cs="FreeSans"/>
            <w:b w:val="false"/>
            <w:bCs w:val="false"/>
            <w:strike w:val="false"/>
            <w:dstrike w:val="false"/>
            <w:color w:val="000000"/>
            <w:kern w:val="2"/>
            <w:sz w:val="24"/>
            <w:szCs w:val="24"/>
            <w:shd w:val="clear" w:fill="auto"/>
            <w:lang w:val="en-US" w:eastAsia="zh-CN" w:bidi="hi-IN"/>
          </w:rPr>
          <w:t xml:space="preserve">Speichern </w:t>
        </w:r>
      </w:ins>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Tastatur: schneller Wechsel zu einer der 11 Sprachen</w:t>
      </w:r>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Unsichtbar: eine Sammlung praktischer Befehle zum Verstecken von Elementen</w:t>
      </w:r>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Gehen Sie: </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refresh: wird nach der Änderung einer Konfigurationsdatei verwendet, wenn man sich nicht abmeldet</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aussetzen</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sich abmelden</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Neustart</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Abschaltung</w:t>
      </w:r>
    </w:p>
    <w:p>
      <w:pPr>
        <w:pStyle w:val="TextBody"/>
        <w:bidi w:val="0"/>
        <w:jc w:val="left"/>
        <w:rPr/>
      </w:pPr>
      <w:r>
        <w:rPr>
          <w:b w:val="false"/>
          <w:bCs w:val="false"/>
          <w:strike w:val="false"/>
          <w:dstrike w:val="false"/>
          <w:shd w:val="clear" w:fill="auto"/>
        </w:rPr>
        <w:t xml:space="preserve">Der neue Benutzer tut gut daran, sich durch dieses Menü zu arbeiten, um seinen Inhalt, seine Leistung, seine </w:t>
      </w:r>
      <w:r>
        <w:rPr>
          <w:b w:val="false"/>
          <w:bCs w:val="false"/>
          <w:strike w:val="false"/>
          <w:dstrike w:val="false"/>
          <w:shd w:val="clear" w:fill="auto"/>
        </w:rPr>
        <w:t xml:space="preserve">Geschwindigkeit </w:t>
      </w:r>
      <w:r>
        <w:rPr>
          <w:b w:val="false"/>
          <w:bCs w:val="false"/>
          <w:strike w:val="false"/>
          <w:dstrike w:val="false"/>
          <w:shd w:val="clear" w:fill="auto"/>
        </w:rPr>
        <w:t xml:space="preserve">und seine Flexibilität zu </w:t>
      </w:r>
      <w:r>
        <w:rPr>
          <w:b w:val="false"/>
          <w:bCs w:val="false"/>
          <w:strike w:val="false"/>
          <w:dstrike w:val="false"/>
          <w:shd w:val="clear" w:fill="auto"/>
        </w:rPr>
        <w:t xml:space="preserve">schätzen</w:t>
      </w:r>
      <w:r>
        <w:rPr>
          <w:b w:val="false"/>
          <w:bCs w:val="false"/>
          <w:strike w:val="false"/>
          <w:dstrike w:val="false"/>
          <w:shd w:val="clear" w:fill="auto"/>
        </w:rPr>
        <w:t xml:space="preserve">. Besonders attraktiv ist die Tatsache, dass </w:t>
      </w:r>
      <w:ins w:author="Jerry Bond" w:date="2021-09-24T16:31:52Z" w:id="76">
        <w:r>
          <w:rPr>
            <w:b w:val="false"/>
            <w:bCs w:val="false"/>
            <w:strike w:val="false"/>
            <w:dstrike w:val="false"/>
            <w:shd w:val="clear" w:fill="auto"/>
          </w:rPr>
          <w:t xml:space="preserve">diese </w:t>
        </w:r>
      </w:ins>
      <w:r>
        <w:rPr>
          <w:b w:val="false"/>
          <w:bCs w:val="false"/>
          <w:strike w:val="false"/>
          <w:dstrike w:val="false"/>
          <w:shd w:val="clear" w:fill="auto"/>
        </w:rPr>
        <w:t xml:space="preserve">Menüs </w:t>
      </w:r>
      <w:ins w:author="Jerry Bond" w:date="2021-09-24T16:32:01Z" w:id="78">
        <w:r>
          <w:rPr>
            <w:b w:val="false"/>
            <w:bCs w:val="false"/>
            <w:strike w:val="false"/>
            <w:dstrike w:val="false"/>
            <w:shd w:val="clear" w:fill="auto"/>
          </w:rPr>
          <w:t xml:space="preserve">leicht zu lesen sind und </w:t>
        </w:r>
      </w:ins>
      <w:r>
        <w:rPr>
          <w:b w:val="false"/>
          <w:bCs w:val="false"/>
          <w:strike w:val="false"/>
          <w:dstrike w:val="false"/>
          <w:shd w:val="clear" w:fill="auto"/>
        </w:rPr>
        <w:t xml:space="preserve">vollständig unter der Kontrolle des Benutzers stehen.</w:t>
      </w:r>
    </w:p>
    <w:p>
      <w:pPr>
        <w:pStyle w:val="Heading1"/>
        <w:bidi w:val="0"/>
        <w:jc w:val="left"/>
        <w:rPr/>
      </w:pPr>
      <w:bookmarkStart w:name="__RefHeading___Toc1581_3145445008" w:id="12"/>
      <w:bookmarkEnd w:id="12"/>
      <w:r>
        <w:rPr/>
        <w:t xml:space="preserve">3. Fluxbox </w:t>
      </w:r>
    </w:p>
    <w:p>
      <w:pPr>
        <w:pStyle w:val="TextBody"/>
        <w:bidi w:val="0"/>
        <w:jc w:val="left"/>
        <w:rPr/>
      </w:pPr>
      <w:r>
        <w:rPr/>
        <w:t xml:space="preserve">Dieser Abschnitt richtet sich an Benutzer, die eine herkömmliche Fluxbox verwenden möchten.</w:t>
      </w:r>
    </w:p>
    <w:p>
      <w:pPr>
        <w:pStyle w:val="Heading3"/>
        <w:bidi w:val="0"/>
        <w:jc w:val="left"/>
        <w:rPr/>
      </w:pPr>
      <w:r>
        <w:rPr/>
        <w:t xml:space="preserve">Wie fange ich an?</w:t>
      </w:r>
    </w:p>
    <w:p>
      <w:pPr>
        <w:pStyle w:val="Normal"/>
        <w:bidi w:val="0"/>
        <w:jc w:val="left"/>
        <w:rPr/>
      </w:pPr>
      <w:r>
        <w:rPr/>
        <w:t xml:space="preserve">Es ist sehr einfach, eine traditionelle Fluxbox-Einrichtung wiederherzustellen. </w:t>
      </w:r>
      <w:r>
        <w:rPr>
          <w:shd w:val="clear" w:fill="auto"/>
        </w:rPr>
        <w:t xml:space="preserve">Klicken Sie mit der rechten Maustaste auf eine beliebige Stelle des Desktops, um das Desktop-Menü (rootMenu) anzuzeigen und zu verwenden. Die folgenden Änderungen stehen Ihnen sofort zur Verfügung: </w:t>
      </w:r>
    </w:p>
    <w:p>
      <w:pPr>
        <w:pStyle w:val="Normal"/>
        <w:numPr>
          <w:ilvl w:val="0"/>
          <w:numId w:val="9"/>
        </w:numPr>
        <w:bidi w:val="0"/>
        <w:jc w:val="left"/>
        <w:rPr>
          <w:shd w:val="clear" w:fill="auto"/>
        </w:rPr>
      </w:pPr>
      <w:r>
        <w:rPr>
          <w:shd w:val="clear" w:fill="auto"/>
        </w:rPr>
        <w:t xml:space="preserve">Einstellungen &gt; Symbolleiste &gt; Fluxbox: Das traditionelle </w:t>
      </w:r>
      <w:ins w:author="Jerry Bond" w:date="2021-09-23T16:50:40Z" w:id="79">
        <w:r>
          <w:rPr>
            <w:shd w:val="clear" w:fill="auto"/>
          </w:rPr>
          <w:t xml:space="preserve">(tint2) </w:t>
        </w:r>
      </w:ins>
      <w:r>
        <w:rPr>
          <w:shd w:val="clear" w:fill="auto"/>
        </w:rPr>
        <w:t xml:space="preserve">Panel verschwindet und die Fluxbox-Symbolleiste erscheint am oberen Bildschirmrand.</w:t>
      </w:r>
    </w:p>
    <w:p>
      <w:pPr>
        <w:pStyle w:val="Normal"/>
        <w:numPr>
          <w:ilvl w:val="0"/>
          <w:numId w:val="9"/>
        </w:numPr>
        <w:bidi w:val="0"/>
        <w:jc w:val="left"/>
        <w:rPr>
          <w:shd w:val="clear" w:fill="auto"/>
        </w:rPr>
      </w:pPr>
      <w:r>
        <w:rPr>
          <w:shd w:val="clear" w:fill="auto"/>
        </w:rPr>
        <w:t xml:space="preserve">Außer Sichtweite &gt; Tötungsdock*</w:t>
      </w:r>
    </w:p>
    <w:p>
      <w:pPr>
        <w:pStyle w:val="Normal"/>
        <w:numPr>
          <w:ilvl w:val="0"/>
          <w:numId w:val="9"/>
        </w:numPr>
        <w:bidi w:val="0"/>
        <w:jc w:val="left"/>
        <w:rPr>
          <w:shd w:val="clear" w:fill="auto"/>
        </w:rPr>
      </w:pPr>
      <w:r>
        <w:rPr>
          <w:shd w:val="clear" w:fill="auto"/>
        </w:rPr>
        <w:t xml:space="preserve">Außer Sichtweite &gt; Kegel töten*</w:t>
      </w:r>
    </w:p>
    <w:p>
      <w:pPr>
        <w:pStyle w:val="Normal"/>
        <w:numPr>
          <w:ilvl w:val="0"/>
          <w:numId w:val="9"/>
        </w:numPr>
        <w:bidi w:val="0"/>
        <w:jc w:val="left"/>
        <w:rPr>
          <w:shd w:val="clear" w:fill="auto"/>
        </w:rPr>
      </w:pPr>
      <w:r>
        <w:rPr>
          <w:shd w:val="clear" w:fill="auto"/>
        </w:rPr>
        <w:t xml:space="preserve">Außerhalb des Sichtfelds &gt; iDesk umschalten und Symbole umschalten*</w:t>
      </w:r>
    </w:p>
    <w:p>
      <w:pPr>
        <w:pStyle w:val="Normal"/>
        <w:bidi w:val="0"/>
        <w:jc w:val="left"/>
        <w:rPr>
          <w:shd w:val="clear" w:fill="auto"/>
        </w:rPr>
      </w:pPr>
      <w:r>
        <w:rPr>
          <w:shd w:val="clear" w:fill="auto"/>
        </w:rPr>
        <w:t xml:space="preserve">Für dauerhafte Änderungen kommentieren Sie die entsprechenden Zeilen in der Datei </w:t>
      </w:r>
      <w:del w:author="Jerry Bond" w:date="2021-09-24T16:33:13Z" w:id="80">
        <w:r>
          <w:rPr>
            <w:shd w:val="clear" w:fill="auto"/>
          </w:rPr>
          <w:delText>“startup”:</w:delText>
        </w:r>
      </w:del>
      <w:r>
        <w:rPr>
          <w:shd w:val="clear" w:fill="auto"/>
        </w:rPr>
        <w:t xml:space="preserve">Settings &gt; Configure &gt; Startup </w:t>
      </w:r>
      <w:r>
        <w:rPr>
          <w:shd w:val="clear" w:fill="auto"/>
        </w:rPr>
        <w:t xml:space="preserve">aus (#)</w:t>
      </w:r>
      <w:r>
        <w:rPr>
          <w:shd w:val="clear" w:fill="auto"/>
        </w:rPr>
        <w:t xml:space="preserve">, so dass sie wie folgt aussehen:</w:t>
      </w:r>
    </w:p>
    <w:p>
      <w:pPr>
        <w:pStyle w:val="Normal"/>
        <w:bidi w:val="0"/>
        <w:jc w:val="left"/>
        <w:rPr>
          <w:shd w:val="clear" w:fill="auto"/>
        </w:rPr>
      </w:pPr>
      <w:r>
        <w:rPr>
          <w:shd w:val="clear" w:fill="auto"/>
        </w:rPr>
      </w:r>
    </w:p>
    <w:p>
      <w:pPr>
        <w:pStyle w:val="PreformattedText"/>
        <w:bidi w:val="0"/>
        <w:spacing w:before="0" w:after="0"/>
        <w:jc w:val="left"/>
        <w:rPr>
          <w:sz w:val="20"/>
          <w:szCs w:val="20"/>
          <w:shd w:val="clear" w:fill="auto"/>
        </w:rPr>
      </w:pPr>
      <w:r>
        <w:rPr>
          <w:sz w:val="20"/>
          <w:szCs w:val="20"/>
          <w:shd w:val="clear" w:fill="auto"/>
        </w:rPr>
        <w:t xml:space="preserve">#$HOME/.fluxbox/scripts/DefaultDock.mxdk</w:t>
      </w:r>
    </w:p>
    <w:p>
      <w:pPr>
        <w:pStyle w:val="PreformattedText"/>
        <w:bidi w:val="0"/>
        <w:spacing w:before="0" w:after="0"/>
        <w:jc w:val="left"/>
        <w:rPr/>
      </w:pPr>
      <w:r>
        <w:rPr/>
        <w:t xml:space="preserve">#$HOME/.fluxbox/scripts/conkystart</w:t>
      </w:r>
    </w:p>
    <w:p>
      <w:pPr>
        <w:pStyle w:val="PreformattedText"/>
        <w:bidi w:val="0"/>
        <w:spacing w:before="0" w:after="0"/>
        <w:jc w:val="left"/>
        <w:rPr/>
      </w:pPr>
      <w:r>
        <w:rPr/>
        <w:t xml:space="preserve">#idesktoggle idesk on 1&gt;/dev/null 2&gt;&amp;1 &amp;</w:t>
      </w:r>
    </w:p>
    <w:p>
      <w:pPr>
        <w:pStyle w:val="PreformattedText"/>
        <w:bidi w:val="0"/>
        <w:spacing w:before="0" w:after="0"/>
        <w:jc w:val="left"/>
        <w:rPr/>
      </w:pPr>
      <w:r>
        <w:rPr/>
      </w:r>
    </w:p>
    <w:p>
      <w:pPr>
        <w:pStyle w:val="Normal"/>
        <w:bidi w:val="0"/>
        <w:jc w:val="left"/>
        <w:rPr/>
      </w:pPr>
      <w:r>
        <w:rPr/>
        <w:t xml:space="preserve">Im Folgenden erfahren Sie, wie Sie den geänderten Desktop verstehen und nutzen können:</w:t>
      </w:r>
    </w:p>
    <w:p>
      <w:pPr>
        <w:pStyle w:val="Normal"/>
        <w:bidi w:val="0"/>
        <w:jc w:val="left"/>
        <w:rPr/>
      </w:pPr>
      <w:r>
        <w:rPr/>
      </w:r>
    </w:p>
    <w:p>
      <w:pPr>
        <w:pStyle w:val="Heading3"/>
        <w:bidi w:val="0"/>
        <w:spacing w:before="0" w:after="0"/>
        <w:jc w:val="left"/>
        <w:rPr>
          <w:sz w:val="20"/>
          <w:szCs w:val="20"/>
          <w:shd w:val="clear" w:fill="auto"/>
        </w:rPr>
      </w:pPr>
      <w:r>
        <w:rPr>
          <w:sz w:val="20"/>
          <w:szCs w:val="20"/>
          <w:shd w:val="clear" w:fill="auto"/>
        </w:rPr>
        <w:drawing>
          <wp:anchor distT="0" distB="0" distL="0" distR="0" simplePos="0" relativeHeight="3" behindDoc="0" locked="0" layoutInCell="0" allowOverlap="1">
            <wp:simplePos x="0" y="0"/>
            <wp:positionH relativeFrom="column">
              <wp:align>center</wp:align>
            </wp:positionH>
            <wp:positionV relativeFrom="paragraph">
              <wp:posOffset>635</wp:posOffset>
            </wp:positionV>
            <wp:extent cx="6332220" cy="32639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6"/>
                    <a:stretch>
                      <a:fillRect/>
                    </a:stretch>
                  </pic:blipFill>
                  <pic:spPr bwMode="auto">
                    <a:xfrm>
                      <a:off x="0" y="0"/>
                      <a:ext cx="6332220" cy="326390"/>
                    </a:xfrm>
                    <a:prstGeom prst="rect">
                      <a:avLst/>
                    </a:prstGeom>
                  </pic:spPr>
                </pic:pic>
              </a:graphicData>
            </a:graphic>
          </wp:anchor>
        </w:drawing>
      </w:r>
    </w:p>
    <w:p>
      <w:pPr>
        <w:pStyle w:val="Heading3"/>
        <w:bidi w:val="0"/>
        <w:jc w:val="left"/>
        <w:rPr>
          <w:shd w:val="clear" w:fill="auto"/>
        </w:rPr>
      </w:pPr>
      <w:r>
        <w:rPr>
          <w:shd w:val="clear" w:fill="auto"/>
        </w:rPr>
        <w:t xml:space="preserve">Was ist die Symbolleiste am oberen Rand?</w:t>
      </w:r>
    </w:p>
    <w:p>
      <w:pPr>
        <w:pStyle w:val="Normal"/>
        <w:bidi w:val="0"/>
        <w:jc w:val="left"/>
        <w:rPr>
          <w:shd w:val="clear" w:fill="auto"/>
        </w:rPr>
      </w:pPr>
      <w:r>
        <w:rPr>
          <w:shd w:val="clear" w:fill="auto"/>
        </w:rPr>
        <w:t xml:space="preserve">Diese Fluxbox-Symbolleiste bietet MX-Benutzern Informationen über Arbeitsbereiche, offene Anwendungen, eine Systemablage und die aktuelle Uhrzeit. Ihre Breite und Platzierung kann mit den Optionen eingestellt werden, die durch einen Mittelklick (=Scrollrad) auf die Uhr oder den Pager in der Symbolleiste verfügbar sind - wenn das aus irgendeinem Grund nicht funktioniert, klicken Sie auf Menü &gt; Einstellungen &gt; Fenster, Schlitz und Symbolleiste &gt; Symbolleiste. Die Höhe wird in ~/.fluxbox/init/ eingestellt:</w:t>
      </w:r>
    </w:p>
    <w:p>
      <w:pPr>
        <w:pStyle w:val="PreformattedText"/>
        <w:bidi w:val="0"/>
        <w:jc w:val="left"/>
        <w:rPr>
          <w:i/>
          <w:i/>
          <w:iCs/>
          <w:shd w:val="clear" w:fill="auto"/>
        </w:rPr>
      </w:pPr>
      <w:r>
        <w:rPr>
          <w:i/>
          <w:iCs/>
          <w:shd w:val="clear" w:fill="auto"/>
        </w:rPr>
      </w:r>
    </w:p>
    <w:p>
      <w:pPr>
        <w:pStyle w:val="PreformattedText"/>
        <w:bidi w:val="0"/>
        <w:jc w:val="left"/>
        <w:rPr>
          <w:i/>
          <w:i/>
          <w:iCs/>
          <w:shd w:val="clear" w:fill="auto"/>
        </w:rPr>
      </w:pPr>
      <w:r>
        <w:rPr>
          <w:i/>
          <w:iCs/>
          <w:shd w:val="clear" w:fill="auto"/>
        </w:rPr>
        <w:tab/>
        <w:t xml:space="preserve">session.screen0.toolbar.height: 0</w:t>
        <w:tab/>
      </w:r>
    </w:p>
    <w:p>
      <w:pPr>
        <w:pStyle w:val="PreformattedText"/>
        <w:bidi w:val="0"/>
        <w:jc w:val="left"/>
        <w:rPr>
          <w:i/>
          <w:i/>
          <w:iCs/>
          <w:shd w:val="clear" w:fill="auto"/>
        </w:rPr>
      </w:pPr>
      <w:r>
        <w:rPr>
          <w:i/>
          <w:iCs/>
          <w:shd w:val="clear" w:fill="auto"/>
        </w:rPr>
      </w:r>
    </w:p>
    <w:p>
      <w:pPr>
        <w:pStyle w:val="Normal"/>
        <w:bidi w:val="0"/>
        <w:jc w:val="left"/>
        <w:rPr>
          <w:shd w:val="clear" w:fill="auto"/>
        </w:rPr>
      </w:pPr>
      <w:r>
        <w:rPr>
          <w:shd w:val="clear" w:fill="auto"/>
        </w:rPr>
        <w:t xml:space="preserve">Steht dort eine Null, bedeutet dies, dass der ausgewählte Stil die Höhe festlegt. Andernfalls ist ein Wert von 20 bis 25 oft bequem.</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Die Symbolleiste enthält die folgenden Standardkomponenten (L-R):</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Pager </w:t>
      </w:r>
    </w:p>
    <w:p>
      <w:pPr>
        <w:pStyle w:val="Normal"/>
        <w:numPr>
          <w:ilvl w:val="0"/>
          <w:numId w:val="10"/>
        </w:numPr>
        <w:bidi w:val="0"/>
        <w:jc w:val="left"/>
        <w:rPr/>
      </w:pPr>
      <w:r>
        <w:rPr>
          <w:shd w:val="clear" w:fill="auto"/>
        </w:rPr>
        <w:t xml:space="preserve">Ermöglicht es Ihnen, den Arbeitsbereich nach oben (Rechtsklick) oder unten (Linksklick) zu wechseln; dasselbe wie Strg + F1/F2/ usw., Strg-Alt + </w:t>
      </w:r>
      <w:r>
        <w:rPr>
          <w:rFonts w:eastAsia="Liberation Serif" w:cs="Liberation Serif"/>
          <w:shd w:val="clear" w:fill="auto"/>
        </w:rPr>
        <w:t xml:space="preserve">←/→ </w:t>
      </w:r>
      <w:r>
        <w:rPr>
          <w:shd w:val="clear" w:fill="auto"/>
        </w:rPr>
        <w:t xml:space="preserve">oder mit dem Scrollrad über einen leeren Bereich des Desktops. Nummer und Name werden in der Datei </w:t>
      </w:r>
      <w:r>
        <w:rPr>
          <w:i/>
          <w:iCs/>
          <w:shd w:val="clear" w:fill="auto"/>
        </w:rPr>
        <w:t xml:space="preserve">~/.fluxbox/init </w:t>
      </w:r>
      <w:r>
        <w:rPr>
          <w:shd w:val="clear" w:fill="auto"/>
        </w:rPr>
        <w:t xml:space="preserve">festgelegt</w:t>
      </w:r>
      <w:r>
        <w:rPr>
          <w:shd w:val="clear" w:fill="auto"/>
        </w:rPr>
        <w:t xml:space="preserve">. "W" steht für "Arbeitsbereich". </w:t>
      </w:r>
      <w:ins w:author="Jerry Bond" w:date="2021-09-24T16:34:04Z" w:id="82">
        <w:r>
          <w:rPr>
            <w:shd w:val="clear" w:fill="auto"/>
          </w:rPr>
          <w:t xml:space="preserve">Wird standardmäßig nicht verwendet.</w:t>
        </w:r>
      </w:ins>
    </w:p>
    <w:p>
      <w:pPr>
        <w:pStyle w:val="Normal"/>
        <w:bidi w:val="0"/>
        <w:jc w:val="left"/>
        <w:rPr>
          <w:shd w:val="clear" w:fill="auto"/>
        </w:rPr>
      </w:pPr>
      <w:r>
        <w:rPr>
          <w:shd w:val="clear" w:fill="auto"/>
        </w:rPr>
        <w:t xml:space="preserve">Symbolleiste </w:t>
      </w:r>
    </w:p>
    <w:p>
      <w:pPr>
        <w:pStyle w:val="Normal"/>
        <w:numPr>
          <w:ilvl w:val="0"/>
          <w:numId w:val="11"/>
        </w:numPr>
        <w:bidi w:val="0"/>
        <w:jc w:val="left"/>
        <w:rPr>
          <w:shd w:val="clear" w:fill="auto"/>
        </w:rPr>
      </w:pPr>
      <w:r>
        <w:rPr>
          <w:shd w:val="clear" w:fill="auto"/>
        </w:rPr>
        <w:t xml:space="preserve">Hier werden geöffnete Anwendungen mit einem Symbol angezeigt, wobei verschiedene Fensteroptionen verfügbar sind, indem Sie mit der rechten Maustaste auf das entsprechende Symbol (einschließlich der Symbolleiste selbst) &gt; Symbolleistenmodus klicken.  Die Standardeinstellung für MX-Fluxbox ist </w:t>
      </w:r>
      <w:ins w:author="Jerry Bond" w:date="2021-09-24T16:34:31Z" w:id="83">
        <w:r>
          <w:rPr>
            <w:shd w:val="clear" w:fill="auto"/>
          </w:rPr>
          <w:t xml:space="preserve">"</w:t>
        </w:r>
      </w:ins>
      <w:r>
        <w:rPr>
          <w:shd w:val="clear" w:fill="auto"/>
        </w:rPr>
        <w:t xml:space="preserve">Alle Fenster". </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systemtray AKA systray</w:t>
      </w:r>
    </w:p>
    <w:p>
      <w:pPr>
        <w:pStyle w:val="Normal"/>
        <w:numPr>
          <w:ilvl w:val="0"/>
          <w:numId w:val="12"/>
        </w:numPr>
        <w:bidi w:val="0"/>
        <w:jc w:val="left"/>
        <w:rPr/>
      </w:pPr>
      <w:r>
        <w:rPr>
          <w:shd w:val="clear" w:fill="auto"/>
        </w:rPr>
        <w:t xml:space="preserve">Äquivalent zum Benachrichtigungsbereich in Xfce. Standardkomponenten werden in </w:t>
      </w:r>
      <w:r>
        <w:rPr>
          <w:i/>
          <w:iCs/>
          <w:shd w:val="clear" w:fill="auto"/>
        </w:rPr>
        <w:t xml:space="preserve">~/.fluxbox/init </w:t>
      </w:r>
      <w:r>
        <w:rPr>
          <w:shd w:val="clear" w:fill="auto"/>
        </w:rPr>
        <w:t xml:space="preserve">festgelegt</w:t>
      </w:r>
      <w:r>
        <w:rPr>
          <w:shd w:val="clear" w:fill="auto"/>
        </w:rPr>
        <w:t xml:space="preserve">; Anwendungen, die eine Systemtray-Option haben, werden beim Start dort angezeigt.  </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Uhr </w:t>
      </w:r>
    </w:p>
    <w:p>
      <w:pPr>
        <w:pStyle w:val="Normal"/>
        <w:numPr>
          <w:ilvl w:val="0"/>
          <w:numId w:val="13"/>
        </w:numPr>
        <w:bidi w:val="0"/>
        <w:jc w:val="left"/>
        <w:rPr>
          <w:shd w:val="clear" w:fill="auto"/>
        </w:rPr>
      </w:pPr>
      <w:r>
        <w:rPr>
          <w:shd w:val="clear" w:fill="auto"/>
        </w:rPr>
        <w:t xml:space="preserve">Um die Uhr auf 12h oder 24h einzustellen, klicken Sie mit der rechten Maustaste auf 12h oder 24h, je nachdem, was angezeigt wird. Wenn das nicht funktioniert, wählen Sie "Uhrformat bearbeiten". </w:t>
      </w:r>
    </w:p>
    <w:p>
      <w:pPr>
        <w:pStyle w:val="Normal"/>
        <w:numPr>
          <w:ilvl w:val="0"/>
          <w:numId w:val="13"/>
        </w:numPr>
        <w:bidi w:val="0"/>
        <w:jc w:val="left"/>
        <w:rPr/>
      </w:pPr>
      <w:r>
        <w:rPr>
          <w:shd w:val="clear" w:fill="auto"/>
        </w:rPr>
        <w:t xml:space="preserve">24h: </w:t>
      </w:r>
      <w:r>
        <w:rPr>
          <w:b/>
          <w:bCs/>
          <w:shd w:val="clear" w:fill="auto"/>
        </w:rPr>
        <w:t xml:space="preserve">%H:%M</w:t>
      </w:r>
      <w:r>
        <w:rPr>
          <w:shd w:val="clear" w:fill="auto"/>
        </w:rPr>
        <w:t xml:space="preserve">, 12h: </w:t>
      </w:r>
      <w:r>
        <w:rPr>
          <w:b/>
          <w:bCs/>
          <w:shd w:val="clear" w:fill="auto"/>
        </w:rPr>
        <w:t xml:space="preserve">%I:%M</w:t>
      </w:r>
      <w:r>
        <w:rPr>
          <w:shd w:val="clear" w:fill="auto"/>
        </w:rPr>
        <w:t xml:space="preserve">.</w:t>
      </w:r>
    </w:p>
    <w:p>
      <w:pPr>
        <w:pStyle w:val="Normal"/>
        <w:numPr>
          <w:ilvl w:val="0"/>
          <w:numId w:val="13"/>
        </w:numPr>
        <w:bidi w:val="0"/>
        <w:jc w:val="left"/>
        <w:rPr>
          <w:shd w:val="clear" w:fill="auto"/>
        </w:rPr>
      </w:pPr>
      <w:r>
        <w:rPr>
          <w:shd w:val="clear" w:fill="auto"/>
        </w:rPr>
        <w:t xml:space="preserve">Die Standardeinstellung ist 12h Zeit und Datum im Format Tag/Kurzer Monat: </w:t>
      </w:r>
      <w:r>
        <w:rPr>
          <w:b/>
          <w:bCs/>
          <w:shd w:val="clear" w:fill="auto"/>
        </w:rPr>
        <w:t xml:space="preserve">%I:%M %b %d</w:t>
      </w:r>
      <w:r>
        <w:rPr>
          <w:shd w:val="clear" w:fill="auto"/>
        </w:rPr>
        <w:t xml:space="preserve">. Viele andere Zeit-/Datumsoptionen </w:t>
      </w:r>
      <w:del w:author="Jerry Bond" w:date="2021-09-24T16:35:40Z" w:id="84">
        <w:r>
          <w:rPr>
            <w:shd w:val="clear" w:fill="auto"/>
          </w:rPr>
          <w:delText>are available</w:delText>
        </w:r>
      </w:del>
      <w:ins w:author="Jerry Bond" w:date="2021-09-24T16:35:41Z" w:id="85">
        <w:r>
          <w:rPr>
            <w:shd w:val="clear" w:fill="auto"/>
          </w:rPr>
          <w:t xml:space="preserve">können </w:t>
        </w:r>
      </w:ins>
      <w:hyperlink r:id="rId17">
        <w:ins w:author="Jerry Bond" w:date="2021-09-24T16:35:41Z" w:id="86">
          <w:r>
            <w:rPr>
              <w:rStyle w:val="InternetLink"/>
              <w:shd w:val="clear" w:fill="auto"/>
            </w:rPr>
            <w:t xml:space="preserve">im Wiki </w:t>
          </w:r>
        </w:ins>
      </w:hyperlink>
      <w:ins w:author="Jerry Bond" w:date="2021-09-24T16:35:41Z" w:id="85">
        <w:r>
          <w:rPr>
            <w:shd w:val="clear" w:fill="auto"/>
          </w:rPr>
          <w:t xml:space="preserve">gefunden werden</w:t>
        </w:r>
      </w:ins>
      <w:hyperlink r:id="rId18">
        <w:del w:author="Jerry Bond" w:date="2021-09-24T16:35:47Z" w:id="87">
          <w:r>
            <w:rPr>
              <w:rStyle w:val="InternetLink"/>
              <w:shd w:val="clear" w:fill="auto"/>
            </w:rPr>
            <w:delText>:</w:delText>
          </w:r>
        </w:del>
      </w:hyperlink>
      <w:hyperlink r:id="rId19">
        <w:del w:author="Jerry Bond" w:date="2021-09-24T16:36:30Z" w:id="89">
          <w:r>
            <w:rPr>
              <w:rStyle w:val="InternetLink"/>
              <w:shd w:val="clear" w:fill="auto"/>
            </w:rPr>
            <w:delText>https://mxlinux.org/wiki/other/time-formats-in-scripts/</w:delText>
          </w:r>
        </w:del>
      </w:hyperlink>
      <w:del w:author="Jerry Bond" w:date="2021-09-24T16:36:30Z" w:id="90">
        <w:r>
          <w:rPr>
            <w:shd w:val="clear" w:fill="auto"/>
          </w:rPr>
          <w:delText xml:space="preserve"> </w:delText>
        </w:r>
      </w:del>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Sie können alle Komponenten der Symbolleiste in ~/.fluxbox/init/ verschieben oder löschen, die standardmäßig auf diese Weise eingerichtet sind:</w:t>
      </w:r>
    </w:p>
    <w:p>
      <w:pPr>
        <w:pStyle w:val="PreformattedText"/>
        <w:bidi w:val="0"/>
        <w:jc w:val="left"/>
        <w:rPr>
          <w:i/>
          <w:i/>
          <w:iCs/>
          <w:shd w:val="clear" w:fill="auto"/>
        </w:rPr>
      </w:pPr>
      <w:r>
        <w:rPr>
          <w:i/>
          <w:iCs/>
          <w:shd w:val="clear" w:fill="auto"/>
        </w:rPr>
      </w:r>
    </w:p>
    <w:p>
      <w:pPr>
        <w:pStyle w:val="PreformattedText"/>
        <w:bidi w:val="0"/>
        <w:jc w:val="left"/>
        <w:rPr>
          <w:i/>
          <w:i/>
          <w:iCs/>
          <w:shd w:val="clear" w:fill="auto"/>
        </w:rPr>
      </w:pPr>
      <w:r>
        <w:rPr>
          <w:i/>
          <w:iCs/>
          <w:shd w:val="clear" w:fill="auto"/>
        </w:rPr>
        <w:t xml:space="preserve">Arbeitsbereichsname, Symbolleiste, Systemtray, Uhr </w:t>
      </w:r>
    </w:p>
    <w:p>
      <w:pPr>
        <w:pStyle w:val="PreformattedText"/>
        <w:bidi w:val="0"/>
        <w:jc w:val="left"/>
        <w:rPr>
          <w:i/>
          <w:i/>
          <w:iCs/>
          <w:shd w:val="clear" w:fill="auto"/>
        </w:rPr>
      </w:pPr>
      <w:r>
        <w:rPr>
          <w:i/>
          <w:iCs/>
          <w:shd w:val="clear" w:fill="auto"/>
        </w:rPr>
      </w:r>
    </w:p>
    <w:p>
      <w:pPr>
        <w:pStyle w:val="Heading3"/>
        <w:bidi w:val="0"/>
        <w:jc w:val="left"/>
        <w:rPr>
          <w:b/>
          <w:b/>
          <w:bCs/>
          <w:u w:val="none"/>
        </w:rPr>
      </w:pPr>
      <w:r>
        <w:rPr>
          <w:b/>
          <w:bCs/>
          <w:u w:val="none"/>
        </w:rPr>
        <w:t xml:space="preserve">Wie kann ich die Symbolleiste so gestalten, dass sie mehr an ältere Systeme wie Windows erinnert?</w:t>
      </w:r>
    </w:p>
    <w:p>
      <w:pPr>
        <w:pStyle w:val="Normal"/>
        <w:bidi w:val="0"/>
        <w:jc w:val="left"/>
        <w:rPr/>
      </w:pPr>
      <w:r>
        <w:rPr>
          <w:shd w:val="clear" w:fill="auto"/>
        </w:rPr>
        <w:t xml:space="preserve">Klicken Sie auf Menü &gt; Erscheinungsbild &gt; Symbolleiste &gt; Traditionell (mit </w:t>
      </w:r>
      <w:r>
        <w:rPr>
          <w:b/>
          <w:bCs/>
          <w:shd w:val="clear" w:fill="auto"/>
        </w:rPr>
        <w:t xml:space="preserve">tint2</w:t>
      </w:r>
      <w:r>
        <w:rPr>
          <w:shd w:val="clear" w:fill="auto"/>
        </w:rPr>
        <w:t xml:space="preserve">)</w:t>
      </w:r>
    </w:p>
    <w:p>
      <w:pPr>
        <w:pStyle w:val="Heading3"/>
        <w:bidi w:val="0"/>
        <w:jc w:val="left"/>
        <w:rPr>
          <w:shd w:val="clear" w:fill="auto"/>
        </w:rPr>
      </w:pPr>
      <w:r>
        <w:rPr>
          <w:shd w:val="clear" w:fill="auto"/>
        </w:rPr>
        <w:t xml:space="preserve">Wie kann ich unerwünschte Desktop-Elemente loswerden?</w:t>
      </w:r>
    </w:p>
    <w:p>
      <w:pPr>
        <w:pStyle w:val="Normal"/>
        <w:bidi w:val="0"/>
        <w:jc w:val="left"/>
        <w:rPr>
          <w:shd w:val="clear" w:fill="auto"/>
        </w:rPr>
      </w:pPr>
      <w:r>
        <w:rPr>
          <w:shd w:val="clear" w:fill="auto"/>
        </w:rPr>
        <w:t xml:space="preserve">Menü &gt; Unsichtbar &gt; ...</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Dieser Eintrag enthält:</w:t>
      </w:r>
    </w:p>
    <w:p>
      <w:pPr>
        <w:pStyle w:val="Normal"/>
        <w:numPr>
          <w:ilvl w:val="0"/>
          <w:numId w:val="14"/>
        </w:numPr>
        <w:bidi w:val="0"/>
        <w:jc w:val="left"/>
        <w:rPr>
          <w:shd w:val="clear" w:fill="auto"/>
        </w:rPr>
      </w:pPr>
      <w:r>
        <w:rPr>
          <w:shd w:val="clear" w:fill="auto"/>
        </w:rPr>
        <w:t xml:space="preserve">Tatsächliche Kill-Einträge, die das gesamte Programm anhalten. Wenn Sie sich das nächste Mal anmelden, wird alles, was in der Startdatei aktiviert ist, wieder angezeigt, mit Ausnahme des Standarddocks, das deaktiviert wird.</w:t>
      </w:r>
    </w:p>
    <w:p>
      <w:pPr>
        <w:pStyle w:val="Normal"/>
        <w:numPr>
          <w:ilvl w:val="0"/>
          <w:numId w:val="14"/>
        </w:numPr>
        <w:bidi w:val="0"/>
        <w:jc w:val="left"/>
        <w:rPr>
          <w:shd w:val="clear" w:fill="auto"/>
        </w:rPr>
      </w:pPr>
      <w:r>
        <w:rPr>
          <w:shd w:val="clear" w:fill="auto"/>
        </w:rPr>
        <w:t xml:space="preserve">Ein Deaktivierungseintrag zum Entfernen des Standarddocks.</w:t>
      </w:r>
    </w:p>
    <w:p>
      <w:pPr>
        <w:pStyle w:val="Normal"/>
        <w:numPr>
          <w:ilvl w:val="0"/>
          <w:numId w:val="14"/>
        </w:numPr>
        <w:bidi w:val="0"/>
        <w:jc w:val="left"/>
        <w:rPr>
          <w:shd w:val="clear" w:fill="auto"/>
        </w:rPr>
      </w:pPr>
      <w:r>
        <w:rPr>
          <w:shd w:val="clear" w:fill="auto"/>
        </w:rPr>
        <w:t xml:space="preserve">Toggle-Einträge, die ein Programm beenden oder neu starten können.</w:t>
      </w:r>
    </w:p>
    <w:p>
      <w:pPr>
        <w:pStyle w:val="Heading3"/>
        <w:bidi w:val="0"/>
        <w:jc w:val="left"/>
        <w:rPr>
          <w:shd w:val="clear" w:fill="auto"/>
        </w:rPr>
      </w:pPr>
      <w:r>
        <w:rPr>
          <w:shd w:val="clear" w:fill="auto"/>
        </w:rPr>
        <w:t xml:space="preserve">Wie kann ich einen Menüeintrag ändern oder hinzufügen?</w:t>
      </w:r>
    </w:p>
    <w:p>
      <w:pPr>
        <w:pStyle w:val="TextBody"/>
        <w:bidi w:val="0"/>
        <w:jc w:val="left"/>
        <w:rPr/>
      </w:pPr>
      <w:r>
        <w:rPr>
          <w:i w:val="false"/>
          <w:iCs w:val="false"/>
          <w:shd w:val="clear" w:fill="auto"/>
        </w:rPr>
        <w:t xml:space="preserve">Menü &gt; Einstellungen &gt; Konfigurieren &gt; Menüs</w:t>
      </w:r>
      <w:r>
        <w:rPr>
          <w:shd w:val="clear" w:fill="auto"/>
        </w:rPr>
        <w:t xml:space="preserve">. Die Syntax lautet: [Kategorie] (Name) {Befehl} - achten Sie auf die korrekte Verwendung von Klammern und geschweiften Klammern.</w:t>
      </w:r>
    </w:p>
    <w:p>
      <w:pPr>
        <w:pStyle w:val="TextBody"/>
        <w:bidi w:val="0"/>
        <w:jc w:val="left"/>
        <w:rPr>
          <w:shd w:val="clear" w:fill="auto"/>
        </w:rPr>
      </w:pPr>
      <w:r>
        <w:rPr>
          <w:shd w:val="clear" w:fill="auto"/>
        </w:rPr>
        <w:t xml:space="preserve">Beispiel 1: Ändern Sie "Musik", um Clementine anstelle von DeaDBeeF zu öffnen</w:t>
      </w:r>
    </w:p>
    <w:p>
      <w:pPr>
        <w:pStyle w:val="TextBody"/>
        <w:numPr>
          <w:ilvl w:val="0"/>
          <w:numId w:val="15"/>
        </w:numPr>
        <w:bidi w:val="0"/>
        <w:jc w:val="left"/>
        <w:rPr>
          <w:shd w:val="clear" w:fill="auto"/>
        </w:rPr>
      </w:pPr>
      <w:r>
        <w:rPr>
          <w:shd w:val="clear" w:fill="auto"/>
        </w:rPr>
        <w:t xml:space="preserve">Suchen Sie die Zeile mit dem Wort Musik (ggf. Strg+F verwenden)</w:t>
      </w:r>
    </w:p>
    <w:p>
      <w:pPr>
        <w:pStyle w:val="TextBody"/>
        <w:bidi w:val="0"/>
        <w:jc w:val="left"/>
        <w:rPr>
          <w:shd w:val="clear" w:fill="auto"/>
        </w:rPr>
      </w:pPr>
      <w:r>
        <w:rPr>
          <w:shd w:val="clear" w:fill="auto"/>
        </w:rPr>
        <w:tab/>
        <w:tab/>
        <w:t xml:space="preserve">[exec] (Musik) {deadbeef}</w:t>
      </w:r>
    </w:p>
    <w:p>
      <w:pPr>
        <w:pStyle w:val="TextBody"/>
        <w:numPr>
          <w:ilvl w:val="0"/>
          <w:numId w:val="15"/>
        </w:numPr>
        <w:bidi w:val="0"/>
        <w:jc w:val="left"/>
        <w:rPr>
          <w:shd w:val="clear" w:fill="auto"/>
        </w:rPr>
      </w:pPr>
      <w:r>
        <w:rPr>
          <w:shd w:val="clear" w:fill="auto"/>
        </w:rPr>
        <w:t xml:space="preserve">Doppelklicken Sie auf das Wort "deadbeef" im Befehlsteil, damit es hervorgehoben wird, geben Sie dann "clementine" ein und speichern Sie, was zu diesem Ergebnis führt:</w:t>
      </w:r>
    </w:p>
    <w:p>
      <w:pPr>
        <w:pStyle w:val="TextBody"/>
        <w:bidi w:val="0"/>
        <w:jc w:val="left"/>
        <w:rPr>
          <w:shd w:val="clear" w:fill="auto"/>
        </w:rPr>
      </w:pPr>
      <w:r>
        <w:rPr>
          <w:shd w:val="clear" w:fill="auto"/>
        </w:rPr>
        <w:tab/>
        <w:tab/>
        <w:t xml:space="preserve">[exec] (Musik) {clementine}</w:t>
      </w:r>
    </w:p>
    <w:p>
      <w:pPr>
        <w:pStyle w:val="TextBody"/>
        <w:numPr>
          <w:ilvl w:val="0"/>
          <w:numId w:val="16"/>
        </w:numPr>
        <w:bidi w:val="0"/>
        <w:jc w:val="left"/>
        <w:rPr>
          <w:shd w:val="clear" w:fill="auto"/>
        </w:rPr>
      </w:pPr>
      <w:r>
        <w:rPr>
          <w:shd w:val="clear" w:fill="auto"/>
        </w:rPr>
        <w:t xml:space="preserve">Klicken Sie auf Menü &gt; Verlassen &gt; Aktualisieren, um die neuen Einstellungen zu verwenden.</w:t>
      </w:r>
    </w:p>
    <w:p>
      <w:pPr>
        <w:pStyle w:val="TextBody"/>
        <w:bidi w:val="0"/>
        <w:jc w:val="left"/>
        <w:rPr>
          <w:shd w:val="clear" w:fill="auto"/>
        </w:rPr>
      </w:pPr>
      <w:r>
        <w:rPr>
          <w:shd w:val="clear" w:fill="auto"/>
        </w:rPr>
        <w:t xml:space="preserve">Beispiel 2: Skype zum Menü hinzufügen</w:t>
      </w:r>
    </w:p>
    <w:p>
      <w:pPr>
        <w:pStyle w:val="TextBody"/>
        <w:numPr>
          <w:ilvl w:val="0"/>
          <w:numId w:val="17"/>
        </w:numPr>
        <w:bidi w:val="0"/>
        <w:jc w:val="left"/>
        <w:rPr>
          <w:shd w:val="clear" w:fill="auto"/>
        </w:rPr>
      </w:pPr>
      <w:r>
        <w:rPr>
          <w:shd w:val="clear" w:fill="auto"/>
        </w:rPr>
        <w:t xml:space="preserve">Entscheiden Sie, wo sie angezeigt werden soll; für dieses Beispiel nehmen wir an, dass Sie eine neue Kategorie "Kommunizieren" im Abschnitt "Allgemeine Anwendungen" hinzufügen und sie dort eintragen möchten</w:t>
      </w:r>
    </w:p>
    <w:p>
      <w:pPr>
        <w:pStyle w:val="TextBody"/>
        <w:numPr>
          <w:ilvl w:val="0"/>
          <w:numId w:val="17"/>
        </w:numPr>
        <w:bidi w:val="0"/>
        <w:jc w:val="left"/>
        <w:rPr/>
      </w:pPr>
      <w:r>
        <w:rPr>
          <w:shd w:val="clear" w:fill="auto"/>
        </w:rPr>
        <w:t xml:space="preserve">Erstellen Sie die Kategorie mit den Befehlen des Untermenüs (siehe unten), fügen Sie eine neue Zeile ein und folgen Sie dem Muster: [exec] (Menüeintrag) {Befehl}</w:t>
      </w:r>
    </w:p>
    <w:p>
      <w:pPr>
        <w:pStyle w:val="TextBody"/>
        <w:numPr>
          <w:ilvl w:val="0"/>
          <w:numId w:val="17"/>
        </w:numPr>
        <w:bidi w:val="0"/>
        <w:jc w:val="left"/>
        <w:rPr>
          <w:shd w:val="clear" w:fill="auto"/>
        </w:rPr>
      </w:pPr>
      <w:r>
        <w:rPr>
          <w:shd w:val="clear" w:fill="auto"/>
        </w:rPr>
        <w:t xml:space="preserve">Das Ergebnis sieht dann etwa so aus:</w:t>
      </w:r>
    </w:p>
    <w:p>
      <w:pPr>
        <w:pStyle w:val="TextBody"/>
        <w:bidi w:val="0"/>
        <w:jc w:val="left"/>
        <w:rPr>
          <w:shd w:val="clear" w:fill="auto"/>
        </w:rPr>
      </w:pPr>
      <w:r>
        <w:rPr>
          <w:shd w:val="clear" w:fill="auto"/>
        </w:rPr>
        <w:tab/>
        <w:tab/>
        <w:t xml:space="preserve">[Untermenü] (Kommunizieren)</w:t>
      </w:r>
    </w:p>
    <w:p>
      <w:pPr>
        <w:pStyle w:val="TextBody"/>
        <w:bidi w:val="0"/>
        <w:jc w:val="left"/>
        <w:rPr>
          <w:shd w:val="clear" w:fill="auto"/>
        </w:rPr>
      </w:pPr>
      <w:r>
        <w:rPr>
          <w:shd w:val="clear" w:fill="auto"/>
        </w:rPr>
        <w:tab/>
        <w:tab/>
        <w:tab/>
        <w:t xml:space="preserve">[exec] (Skype) {skypeforlinux}</w:t>
      </w:r>
    </w:p>
    <w:p>
      <w:pPr>
        <w:pStyle w:val="TextBody"/>
        <w:bidi w:val="0"/>
        <w:jc w:val="left"/>
        <w:rPr>
          <w:shd w:val="clear" w:fill="auto"/>
        </w:rPr>
      </w:pPr>
      <w:r>
        <w:rPr>
          <w:shd w:val="clear" w:fill="auto"/>
        </w:rPr>
        <w:tab/>
        <w:tab/>
        <w:t xml:space="preserve">    [Ende]</w:t>
      </w:r>
    </w:p>
    <w:p>
      <w:pPr>
        <w:pStyle w:val="TextBody"/>
        <w:numPr>
          <w:ilvl w:val="0"/>
          <w:numId w:val="18"/>
        </w:numPr>
        <w:bidi w:val="0"/>
        <w:jc w:val="left"/>
        <w:rPr>
          <w:shd w:val="clear" w:fill="auto"/>
        </w:rPr>
      </w:pPr>
      <w:r>
        <w:rPr>
          <w:shd w:val="clear" w:fill="auto"/>
        </w:rPr>
        <w:t xml:space="preserve">Menü &gt; Verlassen &gt; Aktualisieren</w:t>
      </w:r>
    </w:p>
    <w:p>
      <w:pPr>
        <w:pStyle w:val="TextBody"/>
        <w:bidi w:val="0"/>
        <w:jc w:val="left"/>
        <w:rPr>
          <w:shd w:val="clear" w:fill="auto"/>
        </w:rPr>
      </w:pPr>
      <w:r>
        <w:rPr>
          <w:shd w:val="clear" w:fill="auto"/>
        </w:rPr>
        <w:t xml:space="preserve">HINWEIS: Wie das zweite Beispiel zeigt, ist der zu verwendende Befehl nicht immer offensichtlich. Öffnen Sie daher bei Bedarf den Anwendungs-Finder (F6), klicken Sie mit der rechten Maustaste auf den gewünschten Eintrag &gt; Bearbeiten und kopieren Sie den korrekten vollständigen Befehl für das Menü.</w:t>
      </w:r>
    </w:p>
    <w:p>
      <w:pPr>
        <w:pStyle w:val="Heading3"/>
        <w:bidi w:val="0"/>
        <w:jc w:val="left"/>
        <w:rPr>
          <w:shd w:val="clear" w:fill="auto"/>
        </w:rPr>
      </w:pPr>
      <w:r>
        <w:rPr>
          <w:shd w:val="clear" w:fill="auto"/>
        </w:rPr>
        <w:t xml:space="preserve">Was sollte ich noch über die Fenster wissen?</w:t>
      </w:r>
    </w:p>
    <w:p>
      <w:pPr>
        <w:pStyle w:val="Normal"/>
        <w:numPr>
          <w:ilvl w:val="0"/>
          <w:numId w:val="19"/>
        </w:numPr>
        <w:bidi w:val="0"/>
        <w:jc w:val="left"/>
        <w:rPr>
          <w:shd w:val="clear" w:fill="auto"/>
        </w:rPr>
      </w:pPr>
      <w:r>
        <w:rPr>
          <w:shd w:val="clear" w:fill="auto"/>
        </w:rPr>
        <w:t xml:space="preserve">Größe ändern: Alt + Rechtsklick in der Nähe der Ecke, die Sie ändern möchten, und ziehen.</w:t>
      </w:r>
    </w:p>
    <w:p>
      <w:pPr>
        <w:pStyle w:val="Normal"/>
        <w:numPr>
          <w:ilvl w:val="0"/>
          <w:numId w:val="19"/>
        </w:numPr>
        <w:bidi w:val="0"/>
        <w:jc w:val="left"/>
        <w:rPr>
          <w:shd w:val="clear" w:fill="auto"/>
        </w:rPr>
      </w:pPr>
      <w:r>
        <w:rPr>
          <w:shd w:val="clear" w:fill="auto"/>
        </w:rPr>
        <w:t xml:space="preserve">Verschieben: Alt + Linksklick und ziehen.</w:t>
      </w:r>
    </w:p>
    <w:p>
      <w:pPr>
        <w:pStyle w:val="Normal"/>
        <w:numPr>
          <w:ilvl w:val="0"/>
          <w:numId w:val="19"/>
        </w:numPr>
        <w:bidi w:val="0"/>
        <w:jc w:val="left"/>
        <w:rPr>
          <w:shd w:val="clear" w:fill="auto"/>
        </w:rPr>
      </w:pPr>
      <w:r>
        <w:rPr>
          <w:shd w:val="clear" w:fill="auto"/>
        </w:rPr>
        <w:t xml:space="preserve">Stick: Verwenden Sie das kleine Quadrat in der linken oberen Ecke, um das Fenster auf den aktuellen Desktop zu beschränken.</w:t>
      </w:r>
    </w:p>
    <w:p>
      <w:pPr>
        <w:pStyle w:val="Normal"/>
        <w:numPr>
          <w:ilvl w:val="0"/>
          <w:numId w:val="19"/>
        </w:numPr>
        <w:bidi w:val="0"/>
        <w:jc w:val="left"/>
        <w:rPr/>
      </w:pPr>
      <w:r>
        <w:rPr>
          <w:shd w:val="clear" w:fill="auto"/>
        </w:rPr>
        <w:t xml:space="preserve">Optionen: Klicken Sie mit der rechten Maustaste auf die Symbolleiste oben im Fenster. Von besonderem Wert ist die Möglichkeit, Größe und Position zu speichern (aufgezeichnet in </w:t>
      </w:r>
      <w:r>
        <w:rPr>
          <w:i/>
          <w:iCs/>
          <w:shd w:val="clear" w:fill="auto"/>
        </w:rPr>
        <w:t xml:space="preserve">~/.fluxbox/apps</w:t>
      </w:r>
      <w:r>
        <w:rPr>
          <w:i w:val="false"/>
          <w:iCs w:val="false"/>
          <w:shd w:val="clear" w:fill="auto"/>
        </w:rPr>
        <w:t xml:space="preserve">)</w:t>
      </w:r>
      <w:r>
        <w:rPr>
          <w:shd w:val="clear" w:fill="auto"/>
        </w:rPr>
        <w:t xml:space="preserve">.</w:t>
      </w:r>
    </w:p>
    <w:p>
      <w:pPr>
        <w:pStyle w:val="Normal"/>
        <w:numPr>
          <w:ilvl w:val="0"/>
          <w:numId w:val="19"/>
        </w:numPr>
        <w:bidi w:val="0"/>
        <w:jc w:val="left"/>
        <w:rPr>
          <w:shd w:val="clear" w:fill="auto"/>
        </w:rPr>
      </w:pPr>
      <w:r>
        <w:rPr>
          <w:shd w:val="clear" w:fill="auto"/>
        </w:rPr>
        <w:t xml:space="preserve">Registerkarten: Kombinieren Sie mehrere Fenster zu einem Fenster mit Registerkarten am oberen Rand, indem Sie einfach bei gedrückter Strg-Taste auf die Titelleiste eines Fensters klicken und es auf ein anderes Fenster ziehen und dort ablegen. Kehren Sie den Vorgang um, um sie wieder zu trennen.</w:t>
      </w:r>
    </w:p>
    <w:p>
      <w:pPr>
        <w:pStyle w:val="Normal"/>
        <w:bidi w:val="0"/>
        <w:jc w:val="left"/>
        <w:rPr>
          <w:shd w:val="clear" w:fill="auto"/>
        </w:rPr>
      </w:pPr>
      <w:r>
        <w:rPr>
          <w:shd w:val="clear" w:fill="auto"/>
        </w:rPr>
      </w:r>
    </w:p>
    <w:p>
      <w:pPr>
        <w:pStyle w:val="Heading3"/>
        <w:bidi w:val="0"/>
        <w:jc w:val="left"/>
        <w:rPr>
          <w:shd w:val="clear" w:fill="auto"/>
        </w:rPr>
      </w:pPr>
      <w:r>
        <w:rPr>
          <w:shd w:val="clear" w:fill="auto"/>
        </w:rPr>
        <w:t xml:space="preserve">Ich sehe Stile im Menü, welche sind das? </w:t>
      </w:r>
    </w:p>
    <w:p>
      <w:pPr>
        <w:pStyle w:val="Normal"/>
        <w:bidi w:val="0"/>
        <w:jc w:val="left"/>
        <w:rPr/>
      </w:pPr>
      <w:r>
        <w:rPr>
          <w:shd w:val="clear" w:fill="auto"/>
        </w:rPr>
        <w:t xml:space="preserve">Stile sind einfache Textdateien, die Fluxbox mitteilen, wie das Aussehen der Fenster- und Symbolleistenkomponenten </w:t>
      </w:r>
      <w:ins w:author="Jerry Bond" w:date="2021-09-24T16:37:56Z" w:id="91">
        <w:r>
          <w:rPr>
            <w:shd w:val="clear" w:fill="auto"/>
          </w:rPr>
          <w:t xml:space="preserve">sowie </w:t>
        </w:r>
      </w:ins>
      <w:ins w:author="Jerry Bond" w:date="2021-09-24T16:37:56Z" w:id="92">
        <w:r>
          <w:rPr>
            <w:shd w:val="clear" w:fill="auto"/>
          </w:rPr>
          <w:t xml:space="preserve">des Menüs </w:t>
        </w:r>
      </w:ins>
      <w:r>
        <w:rPr>
          <w:shd w:val="clear" w:fill="auto"/>
        </w:rPr>
        <w:t xml:space="preserve">erzeugt werden soll</w:t>
      </w:r>
      <w:r>
        <w:rPr>
          <w:shd w:val="clear" w:fill="auto"/>
        </w:rPr>
        <w:t xml:space="preserve">. Fluxbox wird mit einer großen Anzahl von Stilen in </w:t>
      </w:r>
      <w:r>
        <w:rPr>
          <w:i/>
          <w:iCs/>
          <w:shd w:val="clear" w:fill="auto"/>
        </w:rPr>
        <w:t xml:space="preserve">/usr/share/fluxbox/styles/ </w:t>
      </w:r>
      <w:r>
        <w:rPr>
          <w:shd w:val="clear" w:fill="auto"/>
        </w:rPr>
        <w:t xml:space="preserve">ausgeliefert</w:t>
      </w:r>
      <w:r>
        <w:rPr>
          <w:i w:val="false"/>
          <w:iCs w:val="false"/>
          <w:shd w:val="clear" w:fill="auto"/>
        </w:rPr>
        <w:t xml:space="preserve">, die in Menü &gt; Aussehen &gt; Stil angezeigt werden</w:t>
      </w:r>
      <w:r>
        <w:rPr>
          <w:shd w:val="clear" w:fill="auto"/>
        </w:rPr>
        <w:t xml:space="preserve">, und viele weitere können online mit einer Websuche nach "fluxbox styles" gefunden werden. </w:t>
      </w:r>
    </w:p>
    <w:p>
      <w:pPr>
        <w:pStyle w:val="Normal"/>
        <w:bidi w:val="0"/>
        <w:jc w:val="left"/>
        <w:rPr>
          <w:shd w:val="clear" w:fill="auto"/>
        </w:rPr>
      </w:pPr>
      <w:r>
        <w:rPr>
          <w:shd w:val="clear" w:fill="auto"/>
        </w:rPr>
      </w:r>
    </w:p>
    <w:p>
      <w:pPr>
        <w:pStyle w:val="Normal"/>
        <w:bidi w:val="0"/>
        <w:jc w:val="left"/>
        <w:rPr/>
      </w:pPr>
      <w:r>
        <w:rPr>
          <w:shd w:val="clear" w:fill="auto"/>
        </w:rPr>
        <w:t xml:space="preserve">Stile können ein Hintergrundbild enthalten, aber das ist in MX-Fluxbox standardmäßig mit den oberen Zeilen in </w:t>
      </w:r>
      <w:r>
        <w:rPr>
          <w:i w:val="false"/>
          <w:iCs w:val="false"/>
          <w:shd w:val="clear" w:fill="auto"/>
        </w:rPr>
        <w:t xml:space="preserve">Menü &gt; Einstellungen &gt; Konfigurieren &gt; Overlay </w:t>
      </w:r>
      <w:r>
        <w:rPr>
          <w:shd w:val="clear" w:fill="auto"/>
        </w:rPr>
        <w:t xml:space="preserve">blockiert</w:t>
      </w:r>
      <w:r>
        <w:rPr>
          <w:shd w:val="clear" w:fill="auto"/>
        </w:rPr>
        <w:t xml:space="preserve">. Um dem </w:t>
      </w:r>
      <w:r>
        <w:rPr>
          <w:shd w:val="clear" w:fill="auto"/>
        </w:rPr>
        <w:t xml:space="preserve">Stil </w:t>
      </w:r>
      <w:r>
        <w:rPr>
          <w:u w:val="single"/>
          <w:shd w:val="clear" w:fill="auto"/>
        </w:rPr>
        <w:t xml:space="preserve">zu erlauben</w:t>
      </w:r>
      <w:r>
        <w:rPr>
          <w:shd w:val="clear" w:fill="auto"/>
        </w:rPr>
        <w:t xml:space="preserve">, den Hintergrund zu bestimmen, setzen Sie eine Raute vor die Linie, so dass sie wie folgt aussieht:</w:t>
      </w:r>
    </w:p>
    <w:p>
      <w:pPr>
        <w:pStyle w:val="Normal"/>
        <w:bidi w:val="0"/>
        <w:jc w:val="left"/>
        <w:rPr>
          <w:shd w:val="clear" w:fill="auto"/>
        </w:rPr>
      </w:pPr>
      <w:r>
        <w:rPr>
          <w:shd w:val="clear" w:fill="auto"/>
        </w:rPr>
      </w:r>
    </w:p>
    <w:p>
      <w:pPr>
        <w:pStyle w:val="PreformattedText"/>
        <w:bidi w:val="0"/>
        <w:jc w:val="left"/>
        <w:rPr>
          <w:i/>
          <w:i/>
          <w:iCs/>
          <w:shd w:val="clear" w:fill="auto"/>
        </w:rPr>
      </w:pPr>
      <w:r>
        <w:rPr>
          <w:i/>
          <w:iCs/>
          <w:shd w:val="clear" w:fill="auto"/>
        </w:rPr>
        <w:t xml:space="preserve">! Die folgende Zeile verhindert, dass die Stile den Hintergrund festlegen.</w:t>
      </w:r>
    </w:p>
    <w:p>
      <w:pPr>
        <w:pStyle w:val="Normal"/>
        <w:bidi w:val="0"/>
        <w:jc w:val="left"/>
        <w:rPr/>
      </w:pPr>
      <w:r>
        <w:rPr>
          <w:b/>
          <w:bCs/>
          <w:i/>
          <w:iCs/>
          <w:shd w:val="clear" w:fill="auto"/>
        </w:rPr>
        <w:t xml:space="preserve">#Hintergrund</w:t>
      </w:r>
      <w:r>
        <w:rPr>
          <w:i/>
          <w:iCs/>
          <w:shd w:val="clear" w:fill="auto"/>
        </w:rPr>
        <w:t xml:space="preserve">: keine</w:t>
      </w:r>
    </w:p>
    <w:p>
      <w:pPr>
        <w:pStyle w:val="PreformattedText"/>
        <w:bidi w:val="0"/>
        <w:jc w:val="left"/>
        <w:rPr>
          <w:i/>
          <w:i/>
          <w:iCs/>
          <w:shd w:val="clear" w:fill="auto"/>
        </w:rPr>
      </w:pPr>
      <w:r>
        <w:rPr>
          <w:i/>
          <w:iCs/>
          <w:shd w:val="clear" w:fill="auto"/>
        </w:rPr>
      </w:r>
    </w:p>
    <w:p>
      <w:pPr>
        <w:pStyle w:val="Normal"/>
        <w:bidi w:val="0"/>
        <w:jc w:val="left"/>
        <w:rPr>
          <w:i w:val="false"/>
          <w:i w:val="false"/>
          <w:iCs w:val="false"/>
          <w:shd w:val="clear" w:fill="auto"/>
        </w:rPr>
      </w:pPr>
      <w:r>
        <w:rPr>
          <w:i w:val="false"/>
          <w:iCs w:val="false"/>
          <w:shd w:val="clear" w:fill="auto"/>
        </w:rPr>
        <w:t xml:space="preserve">Wenn Ihnen ein Stil gefällt, Sie aber bestimmte Eigenschaften ändern möchten, kopieren Sie ihn nach ~/.fluxbox/styles, benennen Sie ihn um und nehmen Sie Ihre Änderungen vor (siehe Ubuntu-Style-Guide unter Links, unten). In diesem Ordner finden Sie einige fluxbox-Stile, die für die Verwendung in MX geändert wurden. </w:t>
      </w:r>
    </w:p>
    <w:p>
      <w:pPr>
        <w:pStyle w:val="Heading3"/>
        <w:bidi w:val="0"/>
        <w:jc w:val="left"/>
        <w:rPr>
          <w:shd w:val="clear" w:fill="auto"/>
        </w:rPr>
      </w:pPr>
      <w:r>
        <w:rPr>
          <w:shd w:val="clear" w:fill="auto"/>
        </w:rPr>
        <w:t xml:space="preserve">Was sind Themen und wie kann ich sie verwalten?</w:t>
      </w:r>
    </w:p>
    <w:p>
      <w:pPr>
        <w:pStyle w:val="TextBody"/>
        <w:bidi w:val="0"/>
        <w:jc w:val="left"/>
        <w:rPr>
          <w:shd w:val="clear" w:fill="auto"/>
        </w:rPr>
      </w:pPr>
      <w:del w:author="Jerry Bond" w:date="2021-09-24T16:38:43Z" w:id="93">
        <w:r>
          <w:rPr>
            <w:shd w:val="clear" w:fill="auto"/>
          </w:rPr>
          <w:delText>T</w:delText>
        </w:r>
      </w:del>
      <w:ins w:author="Jerry Bond" w:date="2021-09-24T16:38:44Z" w:id="94">
        <w:r>
          <w:rPr>
            <w:shd w:val="clear" w:fill="auto"/>
          </w:rPr>
          <w:t xml:space="preserve">Eine Reihe von </w:t>
        </w:r>
      </w:ins>
      <w:r>
        <w:rPr>
          <w:shd w:val="clear" w:fill="auto"/>
        </w:rPr>
        <w:t xml:space="preserve">Themen sind </w:t>
      </w:r>
      <w:r>
        <w:rPr>
          <w:shd w:val="clear" w:fill="auto"/>
        </w:rPr>
        <w:t xml:space="preserve">in MX-Fluxbox</w:t>
      </w:r>
      <w:del w:author="Jerry Bond" w:date="2021-09-24T16:39:06Z" w:id="96">
        <w:r>
          <w:rPr>
            <w:shd w:val="clear" w:fill="auto"/>
          </w:rPr>
          <w:delText xml:space="preserve"> are GTK 2.0 themes; a number are installed by default </w:delText>
        </w:r>
      </w:del>
      <w:r>
        <w:rPr>
          <w:shd w:val="clear" w:fill="auto"/>
        </w:rPr>
        <w:t xml:space="preserve"> </w:t>
      </w:r>
      <w:ins w:author="Jerry Bond" w:date="2021-09-24T16:38:53Z" w:id="95">
        <w:r>
          <w:rPr>
            <w:shd w:val="clear" w:fill="auto"/>
          </w:rPr>
          <w:t xml:space="preserve">standardmäßig installiert</w:t>
        </w:r>
      </w:ins>
      <w:r>
        <w:rPr>
          <w:shd w:val="clear" w:fill="auto"/>
        </w:rPr>
        <w:t xml:space="preserve">, andere können mit einer Websuche gefunden werden. Ein GTK-Thema steuert Elemente wie die Farbe des Bedienfelds, die Hintergründe für Fenster und Registerkarten, wie eine Anwendung aussieht, wenn sie aktiv bzw. inaktiv ist, Schaltflächen, Kontrollkästchen usw. Sie reichen von sehr dunkel bis sehr hell. </w:t>
      </w:r>
    </w:p>
    <w:p>
      <w:pPr>
        <w:pStyle w:val="TextBody"/>
        <w:bidi w:val="0"/>
        <w:jc w:val="left"/>
        <w:rPr>
          <w:shd w:val="clear" w:fill="auto"/>
        </w:rPr>
      </w:pPr>
      <w:r>
        <w:rPr>
          <w:shd w:val="clear" w:fill="auto"/>
        </w:rPr>
        <w:t xml:space="preserve">Das </w:t>
      </w:r>
      <w:r>
        <w:rPr>
          <w:shd w:val="clear" w:fill="auto"/>
        </w:rPr>
        <w:t xml:space="preserve">Standardthema für MX-Fluxbox ist [</w:t>
      </w:r>
      <w:del w:author="Jerry Bond" w:date="2021-09-24T16:39:20Z" w:id="98">
        <w:r>
          <w:rPr>
            <w:shd w:val="clear" w:fill="auto"/>
          </w:rPr>
          <w:delText>WHAT?</w:delText>
        </w:r>
      </w:del>
      <w:r>
        <w:rPr>
          <w:shd w:val="clear" w:fill="auto"/>
        </w:rPr>
        <w:t xml:space="preserve"> </w:t>
      </w:r>
      <w:ins w:author="Jerry Bond" w:date="2021-09-24T16:39:22Z" w:id="99">
        <w:r>
          <w:rPr>
            <w:shd w:val="clear" w:fill="auto"/>
          </w:rPr>
          <w:t xml:space="preserve">MX-Comfort</w:t>
        </w:r>
      </w:ins>
      <w:r>
        <w:rPr>
          <w:shd w:val="clear" w:fill="auto"/>
        </w:rPr>
        <w:t xml:space="preserve">]. Sie können es ändern, indem Sie mit der rechten</w:t>
      </w:r>
      <w:del w:author="Jerry Bond" w:date="2021-09-24T16:39:33Z" w:id="100">
        <w:r>
          <w:rPr>
            <w:shd w:val="clear" w:fill="auto"/>
          </w:rPr>
          <w:delText xml:space="preserve"> </w:delText>
        </w:r>
      </w:del>
      <w:r>
        <w:rPr>
          <w:shd w:val="clear" w:fill="auto"/>
        </w:rPr>
        <w:t xml:space="preserve"> </w:t>
      </w:r>
      <w:ins w:author="Jerry Bond" w:date="2021-09-24T16:39:33Z" w:id="101">
        <w:r>
          <w:rPr>
            <w:shd w:val="clear" w:fill="auto"/>
          </w:rPr>
          <w:t xml:space="preserve">Maustaste </w:t>
        </w:r>
      </w:ins>
      <w:r>
        <w:rPr>
          <w:shd w:val="clear" w:fill="auto"/>
        </w:rPr>
        <w:t xml:space="preserve">auf den Desktop </w:t>
      </w:r>
      <w:ins w:author="Jerry Bond" w:date="2021-09-24T16:39:33Z" w:id="101">
        <w:r>
          <w:rPr>
            <w:shd w:val="clear" w:fill="auto"/>
          </w:rPr>
          <w:t xml:space="preserve">klicken</w:t>
        </w:r>
      </w:ins>
      <w:r>
        <w:rPr>
          <w:shd w:val="clear" w:fill="auto"/>
        </w:rPr>
        <w:t xml:space="preserve">, um Menü &gt; Erscheinungsbild &gt; Thema aufzurufen, wodurch eine Auswahl für Themen, Symbole, Schriftarten usw. angezeigt wird, die es sehr einfach macht, die anderen Möglichkeiten zu sehen und auszuwählen.  </w:t>
      </w:r>
    </w:p>
    <w:p>
      <w:pPr>
        <w:pStyle w:val="Heading3"/>
        <w:bidi w:val="0"/>
        <w:jc w:val="left"/>
        <w:rPr>
          <w:shd w:val="clear" w:fill="auto"/>
        </w:rPr>
      </w:pPr>
      <w:r>
        <w:rPr>
          <w:shd w:val="clear" w:fill="auto"/>
        </w:rPr>
        <w:t xml:space="preserve">Ich kann einige der Texte nicht lesen, kann ich etwas dagegen tun?</w:t>
      </w:r>
    </w:p>
    <w:p>
      <w:pPr>
        <w:pStyle w:val="TextBody"/>
        <w:bidi w:val="0"/>
        <w:jc w:val="left"/>
        <w:rPr>
          <w:shd w:val="clear" w:fill="auto"/>
        </w:rPr>
      </w:pPr>
      <w:r>
        <w:rPr>
          <w:shd w:val="clear" w:fill="auto"/>
        </w:rPr>
        <w:t xml:space="preserve">Sie können die Schriftart, die von einem Thema </w:t>
      </w:r>
      <w:ins w:author="Jerry Bond" w:date="2021-09-24T16:40:17Z" w:id="103">
        <w:r>
          <w:rPr>
            <w:shd w:val="clear" w:fill="auto"/>
          </w:rPr>
          <w:t xml:space="preserve">oder Stil </w:t>
        </w:r>
      </w:ins>
      <w:r>
        <w:rPr>
          <w:shd w:val="clear" w:fill="auto"/>
        </w:rPr>
        <w:t xml:space="preserve">verwendet wird, </w:t>
      </w:r>
      <w:r>
        <w:rPr>
          <w:shd w:val="clear" w:fill="auto"/>
        </w:rPr>
        <w:t xml:space="preserve">mit dem Themenselektor </w:t>
      </w:r>
      <w:r>
        <w:rPr>
          <w:shd w:val="clear" w:fill="auto"/>
        </w:rPr>
        <w:t xml:space="preserve">anpassen</w:t>
      </w:r>
      <w:r>
        <w:rPr>
          <w:shd w:val="clear" w:fill="auto"/>
        </w:rPr>
        <w:t xml:space="preserve">; die Standardeinstellung für MX-Fluxbox ist Sans 11. Eine detailliertere Steuerung ist über die Datei ~/.fluxbox/overlay möglich. Mit dieser Reihe von Befehlen können Sie zum Beispiel versuchen, den Text allgemein größer zu machen:</w:t>
      </w:r>
    </w:p>
    <w:p>
      <w:pPr>
        <w:pStyle w:val="PreformattedText"/>
        <w:bidi w:val="0"/>
        <w:jc w:val="left"/>
        <w:rPr/>
      </w:pPr>
      <w:r>
        <w:rPr>
          <w:rFonts w:ascii="Helvetica;Arial;sans-serif" w:hAnsi="Helvetica;Arial;sans-serif"/>
          <w:b w:val="false"/>
          <w:i w:val="false"/>
          <w:caps w:val="false"/>
          <w:smallCaps w:val="false"/>
          <w:color w:val="1C1E21"/>
          <w:spacing w:val="0"/>
          <w:sz w:val="20"/>
          <w:shd w:val="clear" w:fill="auto"/>
        </w:rPr>
        <w:t xml:space="preserve"># fonts------------------------------------------</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menu.frame.font: PT Sans-12:regular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menu.title.Schriftart: PT Sans-12:regular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toolbar.clock.font: PT Sans-11:regular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toolbar.arbeitsbereich.schriftart: PT Sans-11:regular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toolbar.iconbar.focused.font: PT Sans-11:regular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toolbar.iconbar.unfocused.font: PT Sans-11:regular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window.font: Lato-9</w:t>
      </w:r>
    </w:p>
    <w:p>
      <w:pPr>
        <w:pStyle w:val="PreformattedText"/>
        <w:bidi w:val="0"/>
        <w:jc w:val="left"/>
        <w:rPr>
          <w:rFonts w:ascii="Helvetica;Arial;sans-serif" w:hAnsi="Helvetica;Arial;sans-serif"/>
          <w:b w:val="false"/>
          <w:b w:val="false"/>
          <w:i w:val="false"/>
          <w:i w:val="false"/>
          <w:caps w:val="false"/>
          <w:smallCaps w:val="false"/>
          <w:color w:val="1C1E21"/>
          <w:spacing w:val="0"/>
          <w:sz w:val="20"/>
          <w:shd w:val="clear" w:fill="auto"/>
        </w:rPr>
      </w:pPr>
      <w:r>
        <w:rPr>
          <w:rFonts w:ascii="Helvetica;Arial;sans-serif" w:hAnsi="Helvetica;Arial;sans-serif"/>
          <w:b w:val="false"/>
          <w:i w:val="false"/>
          <w:caps w:val="false"/>
          <w:smallCaps w:val="false"/>
          <w:color w:val="1C1E21"/>
          <w:spacing w:val="0"/>
          <w:sz w:val="20"/>
          <w:shd w:val="clear" w:fill="auto"/>
        </w:rPr>
      </w:r>
    </w:p>
    <w:p>
      <w:pPr>
        <w:pStyle w:val="TextBody"/>
        <w:bidi w:val="0"/>
        <w:jc w:val="left"/>
        <w:rPr>
          <w:shd w:val="clear" w:fill="auto"/>
        </w:rPr>
      </w:pPr>
      <w:r>
        <w:rPr>
          <w:shd w:val="clear" w:fill="auto"/>
        </w:rPr>
        <w:t xml:space="preserve">Andere Schriftarten finden Sie in den Links am Ende dieses Dokuments.</w:t>
      </w:r>
    </w:p>
    <w:p>
      <w:pPr>
        <w:pStyle w:val="Heading3"/>
        <w:bidi w:val="0"/>
        <w:jc w:val="left"/>
        <w:rPr/>
      </w:pPr>
      <w:r>
        <w:rPr>
          <w:shd w:val="clear" w:fill="auto"/>
        </w:rPr>
        <w:t xml:space="preserve">Kann ich das </w:t>
      </w:r>
      <w:r>
        <w:rPr>
          <w:rFonts w:eastAsia="WenQuanYi Micro Hei" w:cs="FreeSans"/>
          <w:b/>
          <w:bCs/>
          <w:sz w:val="28"/>
          <w:szCs w:val="28"/>
          <w:shd w:val="clear" w:fill="auto"/>
        </w:rPr>
        <w:t xml:space="preserve">Hintergrundbild </w:t>
      </w:r>
      <w:r>
        <w:rPr>
          <w:shd w:val="clear" w:fill="auto"/>
        </w:rPr>
        <w:t xml:space="preserve">ändern</w:t>
      </w:r>
      <w:r>
        <w:rPr>
          <w:shd w:val="clear" w:fill="auto"/>
        </w:rPr>
        <w:t xml:space="preserve">?</w:t>
      </w:r>
    </w:p>
    <w:p>
      <w:pPr>
        <w:pStyle w:val="Normal"/>
        <w:bidi w:val="0"/>
        <w:jc w:val="left"/>
        <w:rPr/>
      </w:pPr>
      <w:r>
        <w:rPr>
          <w:shd w:val="clear" w:fill="auto"/>
        </w:rPr>
        <w:t xml:space="preserve">Vergewissern Sie sich zunächst, dass die Overlay-Datei den Stil bei der Festlegung des Hintergrunds blockiert. Klicken Sie dann auf Menü &gt; Erscheinungsbild &gt; Hintergrundbilder &gt; Auswählen, um die verfügbare Auswahl zu sehen. Hintergrundbilder, deren Name mit "mxfb-" beginnt, tragen das MX-Fluxbox-Logo. Die Liste, die sich nach dem Menüeintrag öffnet, enthält </w:t>
      </w:r>
      <w:del w:author="Jerry Bond" w:date="2021-09-24T16:41:10Z" w:id="104">
        <w:r>
          <w:rPr>
            <w:shd w:val="clear" w:fill="auto"/>
          </w:rPr>
          <w:delText xml:space="preserve">any </w:delText>
        </w:r>
      </w:del>
      <w:r>
        <w:rPr>
          <w:shd w:val="clear" w:fill="auto"/>
        </w:rPr>
        <w:t xml:space="preserve">Benutzerhintergründe (</w:t>
      </w:r>
      <w:r>
        <w:rPr>
          <w:i/>
          <w:iCs/>
          <w:shd w:val="clear" w:fill="auto"/>
        </w:rPr>
        <w:t xml:space="preserve">~/.fluxbox/backgrounds</w:t>
      </w:r>
      <w:r>
        <w:rPr>
          <w:shd w:val="clear" w:fill="auto"/>
        </w:rPr>
        <w:t xml:space="preserve">) und Systemhintergründe (</w:t>
      </w:r>
      <w:r>
        <w:rPr>
          <w:i/>
          <w:iCs/>
          <w:shd w:val="clear" w:fill="auto"/>
        </w:rPr>
        <w:t xml:space="preserve">/usr/share/backgrounds</w:t>
      </w:r>
      <w:r>
        <w:rPr>
          <w:shd w:val="clear" w:fill="auto"/>
        </w:rPr>
        <w:t xml:space="preserve">), die durch eine horizontale Linie getrennt sind. Mit dieser Einstellung können Sie Hintergründe im Benutzerordner hinzufügen und dann im Menü auswählen.</w:t>
      </w:r>
    </w:p>
    <w:p>
      <w:pPr>
        <w:pStyle w:val="Heading3"/>
        <w:bidi w:val="0"/>
        <w:jc w:val="left"/>
        <w:rPr>
          <w:shd w:val="clear" w:fill="auto"/>
        </w:rPr>
      </w:pPr>
      <w:r>
        <w:rPr>
          <w:shd w:val="clear" w:fill="auto"/>
        </w:rPr>
        <w:t xml:space="preserve">Welche Terminals gibt es?</w:t>
      </w:r>
    </w:p>
    <w:p>
      <w:pPr>
        <w:pStyle w:val="Normal"/>
        <w:numPr>
          <w:ilvl w:val="0"/>
          <w:numId w:val="20"/>
        </w:numPr>
        <w:bidi w:val="0"/>
        <w:jc w:val="left"/>
        <w:rPr>
          <w:shd w:val="clear" w:fill="auto"/>
        </w:rPr>
      </w:pPr>
      <w:ins w:author="Jerry Bond" w:date="2021-09-24T16:41:37Z" w:id="105">
        <w:r>
          <w:rPr>
            <w:shd w:val="clear" w:fill="auto"/>
          </w:rPr>
          <w:t xml:space="preserve">Strg+F4 </w:t>
        </w:r>
      </w:ins>
      <w:r>
        <w:rPr>
          <w:shd w:val="clear" w:fill="auto"/>
        </w:rPr>
        <w:t xml:space="preserve">(oder Menü &gt; Terminal) = Dropdown-Xfce4-Terminal</w:t>
      </w:r>
    </w:p>
    <w:p>
      <w:pPr>
        <w:pStyle w:val="Normal"/>
        <w:numPr>
          <w:ilvl w:val="0"/>
          <w:numId w:val="20"/>
        </w:numPr>
        <w:bidi w:val="0"/>
        <w:jc w:val="left"/>
        <w:rPr/>
      </w:pPr>
      <w:r>
        <w:rPr>
          <w:shd w:val="clear" w:fill="auto"/>
        </w:rPr>
        <w:t xml:space="preserve">Menü oder </w:t>
      </w:r>
      <w:ins w:author="Jerry Bond" w:date="2021-09-24T16:41:48Z" w:id="106">
        <w:r>
          <w:rPr>
            <w:shd w:val="clear" w:fill="auto"/>
          </w:rPr>
          <w:t xml:space="preserve">Strg+F2</w:t>
        </w:r>
      </w:ins>
      <w:r>
        <w:rPr>
          <w:shd w:val="clear" w:fill="auto"/>
        </w:rPr>
        <w:t xml:space="preserve">: </w:t>
      </w:r>
      <w:r>
        <w:rPr>
          <w:i w:val="false"/>
          <w:iCs w:val="false"/>
          <w:shd w:val="clear" w:fill="auto"/>
        </w:rPr>
        <w:t xml:space="preserve">roxterm </w:t>
      </w:r>
    </w:p>
    <w:p>
      <w:pPr>
        <w:pStyle w:val="Heading3"/>
        <w:bidi w:val="0"/>
        <w:jc w:val="left"/>
        <w:rPr>
          <w:shd w:val="clear" w:fill="auto"/>
        </w:rPr>
      </w:pPr>
      <w:r>
        <w:rPr>
          <w:shd w:val="clear" w:fill="auto"/>
        </w:rPr>
        <w:t xml:space="preserve">Kann ich meine eigenen Tastenkombinationen verwenden?</w:t>
      </w:r>
    </w:p>
    <w:p>
      <w:pPr>
        <w:pStyle w:val="Normal"/>
        <w:bidi w:val="0"/>
        <w:jc w:val="left"/>
        <w:rPr/>
      </w:pPr>
      <w:r>
        <w:rPr>
          <w:shd w:val="clear" w:fill="auto"/>
        </w:rPr>
        <w:t xml:space="preserve">Ja. Viele sind standardmäßig unter </w:t>
      </w:r>
      <w:r>
        <w:rPr>
          <w:i w:val="false"/>
          <w:iCs w:val="false"/>
          <w:shd w:val="clear" w:fill="auto"/>
        </w:rPr>
        <w:t xml:space="preserve">Menü &gt; Einstellungen &gt; Konfigurieren &gt; Tasten </w:t>
      </w:r>
      <w:r>
        <w:rPr>
          <w:shd w:val="clear" w:fill="auto"/>
        </w:rPr>
        <w:t xml:space="preserve">aufgeführt</w:t>
      </w:r>
      <w:r>
        <w:rPr>
          <w:shd w:val="clear" w:fill="auto"/>
        </w:rPr>
        <w:t xml:space="preserve">. Die Namen einiger Tasten sind etwas undeutlich:</w:t>
      </w:r>
    </w:p>
    <w:p>
      <w:pPr>
        <w:pStyle w:val="Normal"/>
        <w:numPr>
          <w:ilvl w:val="0"/>
          <w:numId w:val="21"/>
        </w:numPr>
        <w:bidi w:val="0"/>
        <w:jc w:val="left"/>
        <w:rPr>
          <w:shd w:val="clear" w:fill="auto"/>
        </w:rPr>
      </w:pPr>
      <w:r>
        <w:rPr>
          <w:shd w:val="clear" w:fill="auto"/>
        </w:rPr>
        <w:t xml:space="preserve">Mod1 = Alt</w:t>
      </w:r>
    </w:p>
    <w:p>
      <w:pPr>
        <w:pStyle w:val="Normal"/>
        <w:numPr>
          <w:ilvl w:val="0"/>
          <w:numId w:val="21"/>
        </w:numPr>
        <w:bidi w:val="0"/>
        <w:jc w:val="left"/>
        <w:rPr>
          <w:shd w:val="clear" w:fill="auto"/>
        </w:rPr>
      </w:pPr>
      <w:r>
        <w:rPr>
          <w:shd w:val="clear" w:fill="auto"/>
        </w:rPr>
        <w:t xml:space="preserve">Mod4 = Logo-Taste (Windows, Apple)</w:t>
      </w:r>
    </w:p>
    <w:p>
      <w:pPr>
        <w:pStyle w:val="Normal"/>
        <w:bidi w:val="0"/>
        <w:jc w:val="left"/>
        <w:rPr/>
      </w:pPr>
      <w:r>
        <w:rPr>
          <w:shd w:val="clear" w:fill="auto"/>
        </w:rPr>
        <w:t xml:space="preserve">Mehr: </w:t>
      </w:r>
      <w:hyperlink r:id="rId20">
        <w:r>
          <w:rPr>
            <w:rStyle w:val="InternetLink"/>
            <w:shd w:val="clear" w:fill="auto"/>
          </w:rPr>
          <w:t xml:space="preserve">http://fluxbox.sourceforge.net/docbook/en/html/c296.html</w:t>
        </w:r>
      </w:hyperlink>
    </w:p>
    <w:p>
      <w:pPr>
        <w:pStyle w:val="Normal"/>
        <w:bidi w:val="0"/>
        <w:jc w:val="left"/>
        <w:rPr>
          <w:shd w:val="clear" w:fill="auto"/>
        </w:rPr>
      </w:pPr>
      <w:r>
        <w:rPr>
          <w:shd w:val="clear" w:fill="auto"/>
        </w:rPr>
      </w:r>
    </w:p>
    <w:p>
      <w:pPr>
        <w:pStyle w:val="Normal"/>
        <w:bidi w:val="0"/>
        <w:jc w:val="left"/>
        <w:rPr/>
      </w:pPr>
      <w:r>
        <w:rPr>
          <w:shd w:val="clear" w:fill="auto"/>
        </w:rPr>
        <w:t xml:space="preserve">Es gibt </w:t>
      </w:r>
      <w:del w:author="Jerry Bond" w:date="2021-09-24T16:42:51Z" w:id="107">
        <w:r>
          <w:rPr>
            <w:shd w:val="clear" w:fill="auto"/>
          </w:rPr>
          <w:delText xml:space="preserve">6 </w:delText>
        </w:r>
      </w:del>
      <w:r>
        <w:rPr>
          <w:shd w:val="clear" w:fill="auto"/>
        </w:rPr>
        <w:t xml:space="preserve">spezielle </w:t>
      </w:r>
      <w:ins w:author="Jerry Bond" w:date="2021-09-24T16:42:06Z" w:id="109">
        <w:r>
          <w:rPr>
            <w:shd w:val="clear" w:fill="auto"/>
          </w:rPr>
          <w:t xml:space="preserve">Funktionstastenkombinationen </w:t>
        </w:r>
      </w:ins>
      <w:del w:author="Jerry Bond" w:date="2021-09-24T16:42:11Z" w:id="110">
        <w:r>
          <w:rPr>
            <w:shd w:val="clear" w:fill="auto"/>
          </w:rPr>
          <w:delText>s</w:delText>
        </w:r>
      </w:del>
      <w:r>
        <w:rPr>
          <w:shd w:val="clear" w:fill="auto"/>
        </w:rPr>
        <w:t xml:space="preserve">in MX-Fluxbox (siehe oben in der </w:t>
      </w:r>
      <w:r>
        <w:rPr>
          <w:shd w:val="clear" w:fill="auto"/>
        </w:rPr>
        <w:t xml:space="preserve">Tastendatei zum Ändern):</w:t>
      </w:r>
    </w:p>
    <w:p>
      <w:pPr>
        <w:pStyle w:val="Normal"/>
        <w:numPr>
          <w:ilvl w:val="0"/>
          <w:numId w:val="22"/>
        </w:numPr>
        <w:bidi w:val="0"/>
        <w:jc w:val="left"/>
        <w:rPr>
          <w:shd w:val="clear" w:fill="auto"/>
        </w:rPr>
      </w:pPr>
      <w:ins w:author="Jerry Bond" w:date="2021-09-24T16:42:15Z" w:id="111">
        <w:r>
          <w:rPr>
            <w:shd w:val="clear" w:fill="auto"/>
          </w:rPr>
          <w:t xml:space="preserve">Strg+F1</w:t>
        </w:r>
      </w:ins>
      <w:r>
        <w:rPr>
          <w:shd w:val="clear" w:fill="auto"/>
        </w:rPr>
        <w:t xml:space="preserve">: MX-Fluxbox-Dokumentation</w:t>
      </w:r>
    </w:p>
    <w:p>
      <w:pPr>
        <w:pStyle w:val="Normal"/>
        <w:numPr>
          <w:ilvl w:val="0"/>
          <w:numId w:val="22"/>
        </w:numPr>
        <w:bidi w:val="0"/>
        <w:jc w:val="left"/>
        <w:rPr/>
      </w:pPr>
      <w:ins w:author="Jerry Bond" w:date="2021-09-24T16:42:25Z" w:id="112">
        <w:r>
          <w:rPr>
            <w:shd w:val="clear" w:fill="auto"/>
          </w:rPr>
          <w:t xml:space="preserve">Strg+F2</w:t>
        </w:r>
      </w:ins>
      <w:r>
        <w:rPr>
          <w:shd w:val="clear" w:fill="auto"/>
        </w:rPr>
        <w:t xml:space="preserve">: Befehl mit dem Quick-App-Runner "</w:t>
      </w:r>
      <w:hyperlink r:id="rId21">
        <w:r>
          <w:rPr>
            <w:rStyle w:val="InternetLink"/>
            <w:shd w:val="clear" w:fill="auto"/>
          </w:rPr>
          <w:t xml:space="preserve">rofi" </w:t>
        </w:r>
      </w:hyperlink>
      <w:r>
        <w:rPr>
          <w:shd w:val="clear" w:fill="auto"/>
        </w:rPr>
        <w:t xml:space="preserve">ausführen </w:t>
      </w:r>
    </w:p>
    <w:p>
      <w:pPr>
        <w:pStyle w:val="Normal"/>
        <w:numPr>
          <w:ilvl w:val="0"/>
          <w:numId w:val="22"/>
        </w:numPr>
        <w:bidi w:val="0"/>
        <w:jc w:val="left"/>
        <w:rPr>
          <w:shd w:val="clear" w:fill="auto"/>
        </w:rPr>
      </w:pPr>
      <w:ins w:author="Jerry Bond" w:date="2021-09-24T16:42:27Z" w:id="113">
        <w:r>
          <w:rPr>
            <w:shd w:val="clear" w:fill="auto"/>
          </w:rPr>
          <w:t xml:space="preserve">Strg+F3</w:t>
        </w:r>
      </w:ins>
      <w:r>
        <w:rPr>
          <w:shd w:val="clear" w:fill="auto"/>
        </w:rPr>
        <w:t xml:space="preserve">: Dateimanager</w:t>
      </w:r>
    </w:p>
    <w:p>
      <w:pPr>
        <w:pStyle w:val="Normal"/>
        <w:numPr>
          <w:ilvl w:val="0"/>
          <w:numId w:val="22"/>
        </w:numPr>
        <w:bidi w:val="0"/>
        <w:jc w:val="left"/>
        <w:rPr>
          <w:shd w:val="clear" w:fill="auto"/>
        </w:rPr>
      </w:pPr>
      <w:ins w:author="Jerry Bond" w:date="2021-09-24T16:42:29Z" w:id="114">
        <w:r>
          <w:rPr>
            <w:shd w:val="clear" w:fill="auto"/>
          </w:rPr>
          <w:t xml:space="preserve">Strg+F4</w:t>
        </w:r>
      </w:ins>
      <w:r>
        <w:rPr>
          <w:shd w:val="clear" w:fill="auto"/>
        </w:rPr>
        <w:t xml:space="preserve">: Dropdown-Terminal</w:t>
      </w:r>
    </w:p>
    <w:p>
      <w:pPr>
        <w:pStyle w:val="Normal"/>
        <w:numPr>
          <w:ilvl w:val="0"/>
          <w:numId w:val="22"/>
        </w:numPr>
        <w:bidi w:val="0"/>
        <w:jc w:val="left"/>
        <w:rPr>
          <w:shd w:val="clear" w:fill="auto"/>
        </w:rPr>
      </w:pPr>
      <w:ins w:author="Jerry Bond" w:date="2021-09-24T16:42:30Z" w:id="115">
        <w:r>
          <w:rPr>
            <w:shd w:val="clear" w:fill="auto"/>
          </w:rPr>
          <w:t xml:space="preserve">vF5</w:t>
        </w:r>
      </w:ins>
      <w:r>
        <w:rPr>
          <w:shd w:val="clear" w:fill="auto"/>
        </w:rPr>
        <w:t xml:space="preserve">: MX-Werkzeuge</w:t>
      </w:r>
    </w:p>
    <w:p>
      <w:pPr>
        <w:pStyle w:val="Normal"/>
        <w:bidi w:val="0"/>
        <w:jc w:val="left"/>
        <w:rPr>
          <w:shd w:val="clear" w:fill="auto"/>
        </w:rPr>
      </w:pPr>
      <w:del w:author="Jerry Bond" w:date="2021-09-24T16:42:56Z" w:id="116">
        <w:r>
          <w:rPr>
            <w:shd w:val="clear" w:fill="auto"/>
          </w:rPr>
          <w:delText>F6: All apps</w:delText>
        </w:r>
      </w:del>
      <w:ins w:author="Jerry Bond" w:date="2021-09-24T16:43:06Z" w:id="117">
        <w:r>
          <w:rPr>
            <w:shd w:val="clear" w:fill="auto"/>
          </w:rPr>
          <w:t xml:space="preserve">Funktionstasten allein sind nicht programmiert, um Konflikte mit der Nutzung durch Anwendungen zu vermeiden.</w:t>
        </w:r>
      </w:ins>
    </w:p>
    <w:p>
      <w:pPr>
        <w:pStyle w:val="Heading3"/>
        <w:bidi w:val="0"/>
        <w:jc w:val="left"/>
        <w:rPr>
          <w:shd w:val="clear" w:fill="auto"/>
        </w:rPr>
      </w:pPr>
      <w:r>
        <w:rPr>
          <w:shd w:val="clear" w:fill="auto"/>
        </w:rPr>
        <w:t xml:space="preserve">Welche Bildschirmoptionen gibt es?</w:t>
      </w:r>
    </w:p>
    <w:p>
      <w:pPr>
        <w:pStyle w:val="Normal"/>
        <w:numPr>
          <w:ilvl w:val="0"/>
          <w:numId w:val="23"/>
        </w:numPr>
        <w:bidi w:val="0"/>
        <w:jc w:val="left"/>
        <w:rPr>
          <w:shd w:val="clear" w:fill="auto"/>
        </w:rPr>
      </w:pPr>
      <w:r>
        <w:rPr>
          <w:shd w:val="clear" w:fill="auto"/>
        </w:rPr>
        <w:t xml:space="preserve">Helligkeit: </w:t>
      </w:r>
      <w:del w:author="Jerry Bond" w:date="2021-09-24T16:43:52Z" w:id="118">
        <w:r>
          <w:rPr>
            <w:shd w:val="clear" w:fill="auto"/>
          </w:rPr>
          <w:delText>right-click the battery icon in the systray.</w:delText>
        </w:r>
      </w:del>
      <w:ins w:author="Jerry Bond" w:date="2021-09-24T16:44:00Z" w:id="119">
        <w:r>
          <w:rPr>
            <w:shd w:val="clear" w:fill="auto"/>
          </w:rPr>
          <w:t xml:space="preserve">Einstellungsmanager &gt; Extras &gt; Helligkeit Systray</w:t>
        </w:r>
      </w:ins>
    </w:p>
    <w:p>
      <w:pPr>
        <w:pStyle w:val="Normal"/>
        <w:numPr>
          <w:ilvl w:val="0"/>
          <w:numId w:val="23"/>
        </w:numPr>
        <w:bidi w:val="0"/>
        <w:jc w:val="left"/>
        <w:rPr>
          <w:shd w:val="clear" w:fill="auto"/>
        </w:rPr>
      </w:pPr>
      <w:r>
        <w:rPr>
          <w:shd w:val="clear" w:fill="auto"/>
        </w:rPr>
        <w:t xml:space="preserve">Capture: ein spezielles Symbol im Dock führt mxfb-quickshot aus; wenn Sie eine Print Screen (AKA Print, PrtSc, etc.) Taste haben, sollte das auch funktionieren.</w:t>
      </w:r>
    </w:p>
    <w:p>
      <w:pPr>
        <w:pStyle w:val="Normal"/>
        <w:bidi w:val="0"/>
        <w:jc w:val="left"/>
        <w:rPr>
          <w:shd w:val="clear" w:fill="auto"/>
        </w:rPr>
      </w:pPr>
      <w:r>
        <w:rPr>
          <w:shd w:val="clear" w:fill="auto"/>
        </w:rPr>
      </w:r>
    </w:p>
    <w:p>
      <w:pPr>
        <w:pStyle w:val="Heading3"/>
        <w:bidi w:val="0"/>
        <w:jc w:val="left"/>
        <w:rPr>
          <w:shd w:val="clear" w:fill="auto"/>
        </w:rPr>
      </w:pPr>
      <w:r>
        <w:rPr>
          <w:shd w:val="clear" w:fill="auto"/>
        </w:rPr>
        <w:t xml:space="preserve">Ich habe über den Schlitz gelesen: Was ist das?</w:t>
      </w:r>
    </w:p>
    <w:p>
      <w:pPr>
        <w:pStyle w:val="TextBody"/>
        <w:bidi w:val="0"/>
        <w:jc w:val="left"/>
        <w:rPr/>
      </w:pPr>
      <w:r>
        <w:rPr>
          <w:shd w:val="clear" w:fill="auto"/>
        </w:rPr>
        <w:t xml:space="preserve">Ursprünglich war der Schlitz als Container für </w:t>
      </w:r>
      <w:hyperlink r:id="rId22">
        <w:r>
          <w:rPr>
            <w:rStyle w:val="InternetLink"/>
            <w:shd w:val="clear" w:fill="auto"/>
          </w:rPr>
          <w:t xml:space="preserve">Dockapps </w:t>
        </w:r>
      </w:hyperlink>
      <w:r>
        <w:rPr>
          <w:shd w:val="clear" w:fill="auto"/>
        </w:rPr>
        <w:t xml:space="preserve">gedacht</w:t>
      </w:r>
      <w:r>
        <w:rPr>
          <w:shd w:val="clear" w:fill="auto"/>
        </w:rPr>
        <w:t xml:space="preserve">, aber </w:t>
      </w:r>
      <w:del w:author="Jerry Bond" w:date="2021-09-24T16:44:37Z" w:id="120">
        <w:r>
          <w:rPr>
            <w:shd w:val="clear" w:fill="auto"/>
          </w:rPr>
          <w:delText xml:space="preserve">which </w:delText>
        </w:r>
      </w:del>
      <w:r>
        <w:rPr>
          <w:shd w:val="clear" w:fill="auto"/>
        </w:rPr>
        <w:t xml:space="preserve">in MXFB wird </w:t>
      </w:r>
      <w:ins w:author="Jerry Bond" w:date="2021-09-24T16:44:41Z" w:id="121">
        <w:r>
          <w:rPr>
            <w:shd w:val="clear" w:fill="auto"/>
          </w:rPr>
          <w:t xml:space="preserve">er </w:t>
        </w:r>
      </w:ins>
      <w:r>
        <w:rPr>
          <w:shd w:val="clear" w:fill="auto"/>
        </w:rPr>
        <w:t xml:space="preserve">hauptsächlich für das Dock verwendet. Er kann an verschiedenen Stellen auf dem Desktop platziert werden: </w:t>
      </w:r>
    </w:p>
    <w:p>
      <w:pPr>
        <w:pStyle w:val="TextBody"/>
        <w:numPr>
          <w:ilvl w:val="0"/>
          <w:numId w:val="24"/>
        </w:numPr>
        <w:bidi w:val="0"/>
        <w:jc w:val="left"/>
        <w:rPr>
          <w:shd w:val="clear" w:fill="auto"/>
        </w:rPr>
      </w:pPr>
      <w:r>
        <w:rPr>
          <w:shd w:val="clear" w:fill="auto"/>
        </w:rPr>
        <w:t xml:space="preserve">ObenLinks, ObenMitte, ObenRechts</w:t>
      </w:r>
    </w:p>
    <w:p>
      <w:pPr>
        <w:pStyle w:val="TextBody"/>
        <w:numPr>
          <w:ilvl w:val="0"/>
          <w:numId w:val="24"/>
        </w:numPr>
        <w:bidi w:val="0"/>
        <w:jc w:val="left"/>
        <w:rPr>
          <w:shd w:val="clear" w:fill="auto"/>
        </w:rPr>
      </w:pPr>
      <w:r>
        <w:rPr>
          <w:shd w:val="clear" w:fill="auto"/>
        </w:rPr>
        <w:t xml:space="preserve">LinksMitte, RechtsMitte</w:t>
      </w:r>
    </w:p>
    <w:p>
      <w:pPr>
        <w:pStyle w:val="TextBody"/>
        <w:numPr>
          <w:ilvl w:val="0"/>
          <w:numId w:val="24"/>
        </w:numPr>
        <w:bidi w:val="0"/>
        <w:jc w:val="left"/>
        <w:rPr>
          <w:shd w:val="clear" w:fill="auto"/>
        </w:rPr>
      </w:pPr>
      <w:r>
        <w:rPr>
          <w:shd w:val="clear" w:fill="auto"/>
        </w:rPr>
        <w:t xml:space="preserve">UntenLinks, Unten-Mitte, Unten-Rechts</w:t>
      </w:r>
    </w:p>
    <w:p>
      <w:pPr>
        <w:pStyle w:val="TextBody"/>
        <w:bidi w:val="0"/>
        <w:jc w:val="left"/>
        <w:rPr>
          <w:shd w:val="clear" w:fill="auto"/>
        </w:rPr>
      </w:pPr>
      <w:r>
        <w:rPr>
          <w:shd w:val="clear" w:fill="auto"/>
        </w:rPr>
        <w:t xml:space="preserve">Mit diesem Terminalbefehl können Sie das Standard-Repository nach Dockapps durchsuchen:</w:t>
      </w:r>
    </w:p>
    <w:p>
      <w:pPr>
        <w:pStyle w:val="TextBody"/>
        <w:bidi w:val="0"/>
        <w:jc w:val="left"/>
        <w:rPr/>
      </w:pPr>
      <w:r>
        <w:rPr>
          <w:i/>
          <w:iCs/>
          <w:shd w:val="clear" w:fill="auto"/>
        </w:rPr>
        <w:t xml:space="preserve">apt-cache search dockapp </w:t>
      </w:r>
    </w:p>
    <w:p>
      <w:pPr>
        <w:pStyle w:val="TextBody"/>
        <w:bidi w:val="0"/>
        <w:jc w:val="left"/>
        <w:rPr>
          <w:shd w:val="clear" w:fill="auto"/>
        </w:rPr>
      </w:pPr>
      <w:r>
        <w:rPr>
          <w:shd w:val="clear" w:fill="auto"/>
        </w:rPr>
        <w:t xml:space="preserve">Viele, die in den Repos verfügbar sind, funktionieren vielleicht nicht gut, aber es lohnt sich, einen Blick darauf zu werfen. </w:t>
      </w:r>
    </w:p>
    <w:p>
      <w:pPr>
        <w:pStyle w:val="TextBody"/>
        <w:bidi w:val="0"/>
        <w:jc w:val="left"/>
        <w:rPr>
          <w:b w:val="false"/>
          <w:b w:val="false"/>
          <w:bCs w:val="false"/>
          <w:i w:val="false"/>
          <w:i w:val="false"/>
          <w:iCs w:val="false"/>
          <w:shd w:val="clear" w:fill="auto"/>
        </w:rPr>
      </w:pPr>
      <w:r>
        <w:rPr>
          <w:b w:val="false"/>
          <w:bCs w:val="false"/>
          <w:shd w:val="clear" w:fill="auto"/>
        </w:rPr>
        <w:t xml:space="preserve">Eine sehr interessante und nützliche Dockapp, die bei der apt-Cache-Suche nicht gefunden wurde, ist der Monitor-Stack </w:t>
      </w:r>
      <w:hyperlink r:id="rId23">
        <w:r>
          <w:rPr>
            <w:rStyle w:val="InternetLink"/>
            <w:b/>
            <w:bCs/>
            <w:shd w:val="clear" w:fill="auto"/>
          </w:rPr>
          <w:t xml:space="preserve">gkrellm</w:t>
        </w:r>
      </w:hyperlink>
      <w:r>
        <w:rPr>
          <w:b w:val="false"/>
          <w:bCs w:val="false"/>
          <w:shd w:val="clear" w:fill="auto"/>
        </w:rPr>
        <w:t xml:space="preserve">, der standardmäßig in MX-Fluxbox installiert ist. Er ist über Menü &gt; System &gt; Monitore zu erreichen und bietet viele Konfigurationsoptionen (Rechtsklick auf das oberste Etikett oder auf eines der Diagramme), </w:t>
      </w:r>
      <w:hyperlink r:id="rId24">
        <w:r>
          <w:rPr>
            <w:rStyle w:val="InternetLink"/>
            <w:b w:val="false"/>
            <w:bCs w:val="false"/>
            <w:shd w:val="clear" w:fill="auto"/>
          </w:rPr>
          <w:t xml:space="preserve">viele Skins </w:t>
        </w:r>
      </w:hyperlink>
      <w:r>
        <w:rPr>
          <w:b w:val="false"/>
          <w:bCs w:val="false"/>
          <w:shd w:val="clear" w:fill="auto"/>
        </w:rPr>
        <w:t xml:space="preserve">und </w:t>
      </w:r>
      <w:hyperlink r:id="rId25">
        <w:r>
          <w:rPr>
            <w:rStyle w:val="InternetLink"/>
            <w:b w:val="false"/>
            <w:bCs w:val="false"/>
            <w:shd w:val="clear" w:fill="auto"/>
          </w:rPr>
          <w:t xml:space="preserve">viele Plugins</w:t>
        </w:r>
      </w:hyperlink>
      <w:r>
        <w:rPr>
          <w:b w:val="false"/>
          <w:bCs w:val="false"/>
          <w:shd w:val="clear" w:fill="auto"/>
        </w:rPr>
        <w:t xml:space="preserve">. Einige Skins sind standardmäßig installiert und können durch Klicken auf Shift-PageUp überprüft und ausgewählt werden. </w:t>
      </w:r>
      <w:r>
        <w:rPr>
          <w:b w:val="false"/>
          <w:bCs w:val="false"/>
          <w:shd w:val="clear" w:fill="auto"/>
        </w:rPr>
        <w:t xml:space="preserve"/>
      </w:r>
      <w:del w:author="Jerry Bond" w:date="2021-09-24T16:45:24Z" w:id="122">
        <w:r>
          <w:rPr>
            <w:b w:val="false"/>
            <w:bCs w:val="false"/>
            <w:shd w:val="clear" w:fill="auto"/>
          </w:rPr>
          <w:delText xml:space="preserve">A handy plugin can be installed from the repos </w:delText>
        </w:r>
      </w:del>
      <w:del w:author="Jerry Bond" w:date="2021-09-24T16:45:24Z" w:id="123">
        <w:r>
          <w:rPr>
            <w:b/>
            <w:bCs/>
            <w:shd w:val="clear" w:fill="auto"/>
          </w:rPr>
          <w:delText>gkrellweather</w:delText>
        </w:r>
      </w:del>
      <w:del w:author="Jerry Bond" w:date="2021-09-24T16:45:24Z" w:id="124">
        <w:r>
          <w:rPr>
            <w:b w:val="false"/>
            <w:bCs w:val="false"/>
            <w:shd w:val="clear" w:fill="auto"/>
          </w:rPr>
          <w:delText xml:space="preserve">, which works well </w:delText>
        </w:r>
      </w:del>
      <w:del w:author="Jerry Bond" w:date="2021-09-24T16:45:24Z" w:id="125">
        <w:r>
          <w:rPr>
            <w:b w:val="false"/>
            <w:bCs w:val="false"/>
            <w:i w:val="false"/>
            <w:iCs w:val="false"/>
            <w:shd w:val="clear" w:fill="auto"/>
          </w:rPr>
          <w:delText>when the version in the MX repos is installed.</w:delText>
        </w:r>
      </w:del>
    </w:p>
    <w:p>
      <w:pPr>
        <w:pStyle w:val="Heading1"/>
        <w:numPr>
          <w:ilvl w:val="0"/>
          <w:numId w:val="0"/>
        </w:numPr>
        <w:bidi w:val="0"/>
        <w:ind w:start="0" w:end="0" w:hanging="0"/>
        <w:jc w:val="left"/>
        <w:rPr>
          <w:rFonts w:ascii="Liberation Sans" w:hAnsi="Liberation Sans" w:eastAsia="WenQuanYi Micro Hei" w:cs="FreeSans"/>
          <w:b/>
          <w:b/>
          <w:bCs/>
          <w:sz w:val="36"/>
          <w:szCs w:val="36"/>
          <w:shd w:val="clear" w:fill="auto"/>
        </w:rPr>
      </w:pPr>
      <w:r>
        <w:rPr>
          <w:rFonts w:eastAsia="WenQuanYi Micro Hei" w:cs="FreeSans"/>
          <w:b/>
          <w:bCs/>
          <w:sz w:val="36"/>
          <w:szCs w:val="36"/>
          <w:shd w:val="clear" w:fill="auto"/>
        </w:rPr>
      </w:r>
      <w:r>
        <w:br w:type="page"/>
      </w:r>
    </w:p>
    <w:p>
      <w:pPr>
        <w:pStyle w:val="Heading1"/>
        <w:bidi w:val="0"/>
        <w:jc w:val="left"/>
        <w:rPr/>
      </w:pPr>
      <w:bookmarkStart w:name="__RefHeading___Toc1681_3540384480" w:id="13"/>
      <w:bookmarkEnd w:id="13"/>
      <w:r>
        <w:rPr>
          <w:rFonts w:eastAsia="WenQuanYi Micro Hei" w:cs="FreeSans"/>
          <w:b/>
          <w:bCs/>
          <w:sz w:val="36"/>
          <w:szCs w:val="36"/>
          <w:shd w:val="clear" w:fill="auto"/>
        </w:rPr>
        <w:t xml:space="preserve">6</w:t>
      </w:r>
      <w:r>
        <w:rPr>
          <w:shd w:val="clear" w:fill="auto"/>
        </w:rPr>
        <w:t xml:space="preserve">. Links</w:t>
      </w:r>
    </w:p>
    <w:p>
      <w:pPr>
        <w:pStyle w:val="TextBody"/>
        <w:bidi w:val="0"/>
        <w:jc w:val="left"/>
        <w:rPr>
          <w:shd w:val="clear" w:fill="auto"/>
        </w:rPr>
      </w:pPr>
      <w:r>
        <w:rPr>
          <w:shd w:val="clear" w:fill="auto"/>
        </w:rPr>
      </w:r>
    </w:p>
    <w:p>
      <w:pPr>
        <w:pStyle w:val="TextBody"/>
        <w:bidi w:val="0"/>
        <w:jc w:val="left"/>
        <w:rPr/>
      </w:pPr>
      <w:r>
        <w:rPr>
          <w:shd w:val="clear" w:fill="auto"/>
        </w:rPr>
        <w:t xml:space="preserve">Die man-Dateien (im Terminal oder </w:t>
      </w:r>
      <w:r>
        <w:rPr>
          <w:shd w:val="clear" w:fill="auto"/>
        </w:rPr>
        <w:t xml:space="preserve">https://linux.die.net/man/):</w:t>
      </w:r>
    </w:p>
    <w:p>
      <w:pPr>
        <w:pStyle w:val="TextBody"/>
        <w:numPr>
          <w:ilvl w:val="0"/>
          <w:numId w:val="25"/>
        </w:numPr>
        <w:bidi w:val="0"/>
        <w:jc w:val="left"/>
        <w:rPr>
          <w:shd w:val="clear" w:fill="auto"/>
        </w:rPr>
      </w:pPr>
      <w:r>
        <w:rPr>
          <w:shd w:val="clear" w:fill="auto"/>
        </w:rPr>
        <w:t xml:space="preserve">fluxbox</w:t>
      </w:r>
    </w:p>
    <w:p>
      <w:pPr>
        <w:pStyle w:val="TextBody"/>
        <w:numPr>
          <w:ilvl w:val="0"/>
          <w:numId w:val="25"/>
        </w:numPr>
        <w:bidi w:val="0"/>
        <w:jc w:val="left"/>
        <w:rPr>
          <w:shd w:val="clear" w:fill="auto"/>
        </w:rPr>
      </w:pPr>
      <w:r>
        <w:rPr>
          <w:shd w:val="clear" w:fill="auto"/>
        </w:rPr>
        <w:t xml:space="preserve">fluxbox-Tasten</w:t>
      </w:r>
    </w:p>
    <w:p>
      <w:pPr>
        <w:pStyle w:val="TextBody"/>
        <w:numPr>
          <w:ilvl w:val="0"/>
          <w:numId w:val="25"/>
        </w:numPr>
        <w:bidi w:val="0"/>
        <w:jc w:val="left"/>
        <w:rPr>
          <w:shd w:val="clear" w:fill="auto"/>
        </w:rPr>
      </w:pPr>
      <w:r>
        <w:rPr>
          <w:shd w:val="clear" w:fill="auto"/>
        </w:rPr>
        <w:t xml:space="preserve">fbrun</w:t>
      </w:r>
    </w:p>
    <w:p>
      <w:pPr>
        <w:pStyle w:val="TextBody"/>
        <w:numPr>
          <w:ilvl w:val="0"/>
          <w:numId w:val="25"/>
        </w:numPr>
        <w:bidi w:val="0"/>
        <w:jc w:val="left"/>
        <w:rPr>
          <w:shd w:val="clear" w:fill="auto"/>
        </w:rPr>
      </w:pPr>
      <w:r>
        <w:rPr>
          <w:shd w:val="clear" w:fill="auto"/>
        </w:rPr>
        <w:t xml:space="preserve">fluxstyle</w:t>
      </w:r>
    </w:p>
    <w:p>
      <w:pPr>
        <w:pStyle w:val="TextBody"/>
        <w:numPr>
          <w:ilvl w:val="0"/>
          <w:numId w:val="25"/>
        </w:numPr>
        <w:bidi w:val="0"/>
        <w:jc w:val="left"/>
        <w:rPr>
          <w:shd w:val="clear" w:fill="auto"/>
        </w:rPr>
      </w:pPr>
      <w:r>
        <w:rPr>
          <w:shd w:val="clear" w:fill="auto"/>
        </w:rPr>
        <w:t xml:space="preserve">fluxbox-remote</w:t>
      </w:r>
    </w:p>
    <w:p>
      <w:pPr>
        <w:pStyle w:val="Normal"/>
        <w:bidi w:val="0"/>
        <w:jc w:val="left"/>
        <w:rPr/>
      </w:pPr>
      <w:hyperlink r:id="rId27">
        <w:r>
          <w:rPr>
            <w:rStyle w:val="InternetLink"/>
            <w:shd w:val="clear" w:fill="auto"/>
          </w:rPr>
          <w:t xml:space="preserve">http://fluxbox.sourceforge.net/docbook/en/pdf/fluxbook.pdf</w:t>
        </w:r>
      </w:hyperlink>
    </w:p>
    <w:p>
      <w:pPr>
        <w:pStyle w:val="Normal"/>
        <w:bidi w:val="0"/>
        <w:jc w:val="left"/>
        <w:rPr>
          <w:shd w:val="clear" w:fill="auto"/>
        </w:rPr>
      </w:pPr>
      <w:r>
        <w:rPr>
          <w:shd w:val="clear" w:fill="auto"/>
        </w:rPr>
        <w:t xml:space="preserve">Grundlegendes Handbuch, etwas veraltet, aber immer noch nützlich</w:t>
      </w:r>
    </w:p>
    <w:p>
      <w:pPr>
        <w:pStyle w:val="Normal"/>
        <w:bidi w:val="0"/>
        <w:jc w:val="left"/>
        <w:rPr>
          <w:shd w:val="clear" w:fill="auto"/>
        </w:rPr>
      </w:pPr>
      <w:r>
        <w:rPr>
          <w:shd w:val="clear" w:fill="auto"/>
        </w:rPr>
      </w:r>
    </w:p>
    <w:p>
      <w:pPr>
        <w:pStyle w:val="Normal"/>
        <w:bidi w:val="0"/>
        <w:jc w:val="left"/>
        <w:rPr/>
      </w:pPr>
      <w:hyperlink r:id="rId28">
        <w:r>
          <w:rPr>
            <w:rStyle w:val="InternetLink"/>
            <w:shd w:val="clear" w:fill="auto"/>
          </w:rPr>
          <w:t xml:space="preserve">https://bbs.archlinux.org/viewtopic.php?id=77729</w:t>
        </w:r>
      </w:hyperlink>
    </w:p>
    <w:p>
      <w:pPr>
        <w:pStyle w:val="Normal"/>
        <w:bidi w:val="0"/>
        <w:jc w:val="left"/>
        <w:rPr>
          <w:shd w:val="clear" w:fill="auto"/>
        </w:rPr>
      </w:pPr>
      <w:r>
        <w:rPr>
          <w:shd w:val="clear" w:fill="auto"/>
        </w:rPr>
        <w:t xml:space="preserve">Einige gute allgemeine Erklärungen mit Beispielen</w:t>
      </w:r>
    </w:p>
    <w:p>
      <w:pPr>
        <w:pStyle w:val="Normal"/>
        <w:bidi w:val="0"/>
        <w:jc w:val="left"/>
        <w:rPr>
          <w:shd w:val="clear" w:fill="auto"/>
        </w:rPr>
      </w:pPr>
      <w:r>
        <w:rPr>
          <w:shd w:val="clear" w:fill="auto"/>
        </w:rPr>
      </w:r>
    </w:p>
    <w:p>
      <w:pPr>
        <w:pStyle w:val="Normal"/>
        <w:bidi w:val="0"/>
        <w:jc w:val="left"/>
        <w:rPr/>
      </w:pPr>
      <w:hyperlink r:id="rId29">
        <w:r>
          <w:rPr>
            <w:rStyle w:val="InternetLink"/>
            <w:shd w:val="clear" w:fill="auto"/>
          </w:rPr>
          <w:t xml:space="preserve">https://wiki.archlinux.org/index.php/Fluxbox</w:t>
        </w:r>
      </w:hyperlink>
    </w:p>
    <w:p>
      <w:pPr>
        <w:pStyle w:val="Normal"/>
        <w:bidi w:val="0"/>
        <w:jc w:val="left"/>
        <w:rPr>
          <w:shd w:val="clear" w:fill="auto"/>
        </w:rPr>
      </w:pPr>
      <w:r>
        <w:rPr>
          <w:shd w:val="clear" w:fill="auto"/>
        </w:rPr>
        <w:t xml:space="preserve">Einige Befehle sind Arch-spezifisch</w:t>
      </w:r>
    </w:p>
    <w:p>
      <w:pPr>
        <w:pStyle w:val="Normal"/>
        <w:bidi w:val="0"/>
        <w:jc w:val="left"/>
        <w:rPr>
          <w:shd w:val="clear" w:fill="auto"/>
        </w:rPr>
      </w:pPr>
      <w:r>
        <w:rPr>
          <w:shd w:val="clear" w:fill="auto"/>
        </w:rPr>
      </w:r>
    </w:p>
    <w:p>
      <w:pPr>
        <w:pStyle w:val="Normal"/>
        <w:bidi w:val="0"/>
        <w:jc w:val="left"/>
        <w:rPr/>
      </w:pPr>
      <w:hyperlink r:id="rId30">
        <w:r>
          <w:rPr>
            <w:rStyle w:val="InternetLink"/>
            <w:shd w:val="clear" w:fill="auto"/>
          </w:rPr>
          <w:t xml:space="preserve">https://wiki.ubuntu.com/HowToFluxboxStyles</w:t>
        </w:r>
      </w:hyperlink>
    </w:p>
    <w:p>
      <w:pPr>
        <w:pStyle w:val="Normal"/>
        <w:bidi w:val="0"/>
        <w:jc w:val="left"/>
        <w:rPr>
          <w:shd w:val="clear" w:fill="auto"/>
        </w:rPr>
      </w:pPr>
      <w:r>
        <w:rPr>
          <w:shd w:val="clear" w:fill="auto"/>
        </w:rPr>
      </w:r>
    </w:p>
    <w:p>
      <w:pPr>
        <w:pStyle w:val="Normal"/>
        <w:bidi w:val="0"/>
        <w:jc w:val="left"/>
        <w:rPr/>
      </w:pPr>
    </w:p>
    <w:p>
      <w:pPr>
        <w:pStyle w:val="Normal"/>
        <w:bidi w:val="0"/>
        <w:jc w:val="left"/>
        <w:rPr>
          <w:shd w:val="clear" w:fill="auto"/>
        </w:rPr>
      </w:pPr>
      <w:r>
        <w:rPr>
          <w:shd w:val="clear" w:fill="auto"/>
        </w:rPr>
        <w:t xml:space="preserve">Ausgezeichneter Thread über Fluxbox-Tasten</w:t>
      </w:r>
    </w:p>
    <w:p>
      <w:pPr>
        <w:pStyle w:val="Normal"/>
        <w:bidi w:val="0"/>
        <w:jc w:val="left"/>
        <w:rPr>
          <w:shd w:val="clear" w:fill="auto"/>
        </w:rPr>
      </w:pPr>
      <w:r>
        <w:rPr>
          <w:shd w:val="clear" w:fill="auto"/>
        </w:rPr>
      </w:r>
    </w:p>
    <w:p>
      <w:pPr>
        <w:pStyle w:val="Normal"/>
        <w:bidi w:val="0"/>
        <w:jc w:val="left"/>
        <w:rPr/>
      </w:pPr>
      <w:hyperlink r:id="rId32">
        <w:r>
          <w:rPr>
            <w:rStyle w:val="InternetLink"/>
            <w:shd w:val="clear" w:fill="auto"/>
          </w:rPr>
          <w:t xml:space="preserve">https://wiki.debian.org/FluxBox</w:t>
        </w:r>
      </w:hyperlink>
    </w:p>
    <w:p>
      <w:pPr>
        <w:pStyle w:val="Normal"/>
        <w:bidi w:val="0"/>
        <w:jc w:val="left"/>
        <w:rPr>
          <w:shd w:val="clear" w:fill="auto"/>
        </w:rPr>
      </w:pPr>
      <w:r>
        <w:rPr>
          <w:shd w:val="clear" w:fill="auto"/>
        </w:rPr>
      </w:r>
    </w:p>
    <w:p>
      <w:pPr>
        <w:pStyle w:val="Normal"/>
        <w:bidi w:val="0"/>
        <w:jc w:val="left"/>
        <w:rPr/>
      </w:pPr>
      <w:hyperlink r:id="rId33">
        <w:r>
          <w:rPr>
            <w:rStyle w:val="InternetLink"/>
            <w:shd w:val="clear" w:fill="auto"/>
          </w:rPr>
          <w:t xml:space="preserve">https://wiki.debian.org/FluxboxIcon</w:t>
        </w:r>
      </w:hyperlink>
    </w:p>
    <w:p>
      <w:pPr>
        <w:pStyle w:val="Normal"/>
        <w:bidi w:val="0"/>
        <w:jc w:val="left"/>
        <w:rPr>
          <w:shd w:val="clear" w:fill="auto"/>
        </w:rPr>
      </w:pPr>
      <w:r>
        <w:rPr>
          <w:shd w:val="clear" w:fill="auto"/>
        </w:rPr>
      </w:r>
    </w:p>
    <w:p>
      <w:pPr>
        <w:pStyle w:val="Normal"/>
        <w:bidi w:val="0"/>
        <w:jc w:val="left"/>
        <w:rPr/>
      </w:pPr>
    </w:p>
    <w:p>
      <w:pPr>
        <w:pStyle w:val="Normal"/>
        <w:bidi w:val="0"/>
        <w:jc w:val="left"/>
        <w:rPr>
          <w:shd w:val="clear" w:fill="auto"/>
        </w:rPr>
      </w:pPr>
      <w:r>
        <w:rPr>
          <w:shd w:val="clear" w:fill="auto"/>
        </w:rPr>
        <w:t xml:space="preserve">Fenster-Tabbing.</w:t>
      </w:r>
    </w:p>
    <w:p>
      <w:pPr>
        <w:pStyle w:val="Normal"/>
        <w:bidi w:val="0"/>
        <w:jc w:val="left"/>
        <w:rPr>
          <w:shd w:val="clear" w:fill="auto"/>
        </w:rPr>
      </w:pPr>
      <w:r>
        <w:rPr>
          <w:shd w:val="clear" w:fill="auto"/>
        </w:rPr>
      </w:r>
    </w:p>
    <w:p>
      <w:pPr>
        <w:pStyle w:val="Normal"/>
        <w:bidi w:val="0"/>
        <w:jc w:val="left"/>
        <w:rPr/>
      </w:pPr>
      <w:hyperlink r:id="rId35">
        <w:r>
          <w:rPr>
            <w:rStyle w:val="InternetLink"/>
            <w:shd w:val="clear" w:fill="auto"/>
          </w:rPr>
          <w:t xml:space="preserve"> https://github.com/jerry3904/mx-fluxbox</w:t>
        </w:r>
      </w:hyperlink>
    </w:p>
    <w:p>
      <w:pPr>
        <w:pStyle w:val="Normal"/>
        <w:bidi w:val="0"/>
        <w:jc w:val="left"/>
        <w:rPr>
          <w:shd w:val="clear" w:fill="auto"/>
        </w:rPr>
      </w:pPr>
      <w:r>
        <w:rPr>
          <w:shd w:val="clear" w:fill="auto"/>
        </w:rPr>
        <w:t xml:space="preserve">Das GitHub Repo von MX-Fluxbox</w:t>
      </w:r>
    </w:p>
    <w:p>
      <w:pPr>
        <w:pStyle w:val="Normal"/>
        <w:bidi w:val="0"/>
        <w:jc w:val="left"/>
        <w:rPr>
          <w:shd w:val="clear" w:fill="auto"/>
        </w:rPr>
      </w:pPr>
      <w:r>
        <w:rPr>
          <w:shd w:val="clear" w:fill="auto"/>
        </w:rPr>
      </w:r>
    </w:p>
    <w:p>
      <w:pPr>
        <w:pStyle w:val="Normal"/>
        <w:bidi w:val="0"/>
        <w:jc w:val="left"/>
        <w:rPr/>
      </w:pPr>
      <w:hyperlink r:id="rId36">
        <w:r>
          <w:rPr>
            <w:rStyle w:val="InternetLink"/>
            <w:shd w:val="clear" w:fill="auto"/>
          </w:rPr>
          <w:t xml:space="preserve"> https://mxlinux.org/wiki/help-files/help-mx-fluxbox/</w:t>
        </w:r>
      </w:hyperlink>
    </w:p>
    <w:p>
      <w:pPr>
        <w:pStyle w:val="Normal"/>
        <w:bidi w:val="0"/>
        <w:jc w:val="left"/>
        <w:rPr>
          <w:shd w:val="clear" w:fill="auto"/>
        </w:rPr>
      </w:pPr>
      <w:r>
        <w:rPr>
          <w:shd w:val="clear" w:fill="auto"/>
        </w:rPr>
        <w:t xml:space="preserve">  Der MX-Fluxbox-Wiki-Eintrag</w:t>
      </w:r>
    </w:p>
    <w:p>
      <w:pPr>
        <w:pStyle w:val="Normal"/>
        <w:bidi w:val="0"/>
        <w:jc w:val="left"/>
        <w:rPr>
          <w:shd w:val="clear" w:fill="auto"/>
        </w:rPr>
      </w:pPr>
      <w:r>
        <w:rPr>
          <w:shd w:val="clear" w:fill="auto"/>
        </w:rPr>
      </w:r>
    </w:p>
    <w:p>
      <w:pPr>
        <w:pStyle w:val="Normal"/>
        <w:bidi w:val="0"/>
        <w:jc w:val="left"/>
        <w:rPr/>
      </w:pPr>
      <w:hyperlink r:id="rId37">
        <w:r>
          <w:rPr>
            <w:rStyle w:val="InternetLink"/>
            <w:b w:val="false"/>
            <w:bCs w:val="false"/>
            <w:color w:val="000080"/>
            <w:sz w:val="24"/>
            <w:szCs w:val="24"/>
            <w:u w:val="single"/>
            <w:shd w:val="clear" w:fill="auto"/>
            <w:lang w:val="zxx" w:eastAsia="zxx" w:bidi="zxx"/>
          </w:rPr>
          <w:t xml:space="preserve">https://bit.ly/2Sm1PJl</w:t>
        </w:r>
      </w:hyperlink>
    </w:p>
    <w:p>
      <w:pPr>
        <w:pStyle w:val="Normal"/>
        <w:bidi w:val="0"/>
        <w:jc w:val="left"/>
        <w:rPr>
          <w:b w:val="false"/>
          <w:b w:val="false"/>
          <w:bCs w:val="false"/>
          <w:color w:val="000000"/>
          <w:sz w:val="24"/>
          <w:szCs w:val="24"/>
          <w:u w:val="none"/>
          <w:shd w:val="clear" w:fill="auto"/>
          <w:lang w:val="zxx" w:eastAsia="zxx" w:bidi="zxx"/>
        </w:rPr>
      </w:pPr>
      <w:r>
        <w:rPr>
          <w:b w:val="false"/>
          <w:bCs w:val="false"/>
          <w:color w:val="000000"/>
          <w:sz w:val="24"/>
          <w:szCs w:val="24"/>
          <w:u w:val="none"/>
          <w:shd w:val="clear" w:fill="auto"/>
          <w:lang w:val="zxx" w:eastAsia="zxx" w:bidi="zxx"/>
        </w:rPr>
        <w:t xml:space="preserve">YouTube: MX-Fluxbox</w:t>
      </w:r>
    </w:p>
    <w:p>
      <w:pPr>
        <w:pStyle w:val="Normal"/>
        <w:bidi w:val="0"/>
        <w:jc w:val="left"/>
        <w:rPr>
          <w:b/>
          <w:b/>
          <w:bCs/>
          <w:color w:val="000080"/>
          <w:sz w:val="20"/>
          <w:szCs w:val="20"/>
          <w:u w:val="single"/>
          <w:shd w:val="clear" w:fill="auto"/>
          <w:lang w:val="zxx" w:eastAsia="zxx" w:bidi="zxx"/>
        </w:rPr>
      </w:pPr>
      <w:r>
        <w:rPr>
          <w:b/>
          <w:bCs/>
          <w:color w:val="000080"/>
          <w:sz w:val="20"/>
          <w:szCs w:val="20"/>
          <w:u w:val="single"/>
          <w:shd w:val="clear" w:fill="auto"/>
          <w:lang w:val="zxx" w:eastAsia="zxx" w:bidi="zxx"/>
        </w:rPr>
      </w:r>
    </w:p>
    <w:p>
      <w:pPr>
        <w:pStyle w:val="Normal"/>
        <w:bidi w:val="0"/>
        <w:jc w:val="left"/>
        <w:rPr>
          <w:b/>
          <w:b/>
          <w:bCs/>
          <w:sz w:val="20"/>
          <w:szCs w:val="20"/>
          <w:shd w:val="clear" w:fill="auto"/>
        </w:rPr>
      </w:pPr>
      <w:r>
        <w:rPr>
          <w:b/>
          <w:bCs/>
          <w:sz w:val="20"/>
          <w:szCs w:val="20"/>
          <w:shd w:val="clear" w:fill="auto"/>
        </w:rPr>
        <w:t xml:space="preserve">v. 20210 </w:t>
      </w:r>
      <w:del w:author="Jerry Bond" w:date="2021-09-24T16:45:38Z" w:id="126">
        <w:r>
          <w:rPr>
            <w:b/>
            <w:bCs/>
            <w:sz w:val="20"/>
            <w:szCs w:val="20"/>
            <w:shd w:val="clear" w:fill="auto"/>
          </w:rPr>
          <w:delText>8</w:delText>
        </w:r>
      </w:del>
      <w:ins w:author="Jerry Bond" w:date="2021-09-24T16:45:38Z" w:id="127">
        <w:r>
          <w:rPr>
            <w:b/>
            <w:bCs/>
            <w:sz w:val="20"/>
            <w:szCs w:val="20"/>
            <w:shd w:val="clear" w:fill="auto"/>
          </w:rPr>
          <w:t xml:space="preserve">9</w:t>
        </w:r>
      </w:ins>
      <w:r>
        <w:rPr>
          <w:b/>
          <w:bCs/>
          <w:sz w:val="20"/>
          <w:szCs w:val="20"/>
          <w:shd w:val="clear" w:fill="auto"/>
        </w:rPr>
        <w:t xml:space="preserve"> </w:t>
      </w:r>
      <w:del w:author="Jerry Bond" w:date="2021-09-24T16:45:41Z" w:id="128">
        <w:r>
          <w:rPr>
            <w:b/>
            <w:bCs/>
            <w:sz w:val="20"/>
            <w:szCs w:val="20"/>
            <w:shd w:val="clear" w:fill="auto"/>
          </w:rPr>
          <w:delText>05</w:delText>
        </w:r>
      </w:del>
      <w:ins w:author="Jerry Bond" w:date="2021-09-24T16:45:44Z" w:id="129">
        <w:r>
          <w:rPr>
            <w:b/>
            <w:bCs/>
            <w:sz w:val="20"/>
            <w:szCs w:val="20"/>
            <w:shd w:val="clear" w:fill="auto"/>
          </w:rPr>
          <w:t xml:space="preserve">24</w:t>
        </w:r>
      </w:ins>
    </w:p>
    <w:sectPr>
      <w:type w:val="nextPage"/>
      <w:pgSz w:w="12240" w:h="15840"/>
      <w:pgMar w:top="1134" w:right="1134" w:bottom="1134" w:left="1134" w:header="0" w:footer="0"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3">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4">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5">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6">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7">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8">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9">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0">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1">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2">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3">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4">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5">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6">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7">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8">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9">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0">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1">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2">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3">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4">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5">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40"/>
  <w:revisionView w:insDel="0" w:formatting="0"/>
  <w:trackRevisions/>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kinsoku w:val="true"/>
      <w:overflowPunct w:val="false"/>
      <w:autoSpaceDE w:val="true"/>
      <w:bidi w:val="0"/>
      <w:spacing w:before="0" w:after="0"/>
      <w:jc w:val="left"/>
    </w:pPr>
    <w:rPr>
      <w:rFonts w:ascii="Liberation Serif" w:hAnsi="Liberation Serif" w:eastAsia="WenQuanYi Micro Hei" w:cs="Free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character" w:styleId="IndexLink">
    <w:name w:val="Index Link"/>
    <w:qFormat/>
    <w:rPr/>
  </w:style>
  <w:style w:type="character" w:styleId="NumberingSymbols">
    <w:name w:val="Numbering Symbols"/>
    <w:qFormat/>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paragraph" w:styleId="Figure">
    <w:name w:val="Figure"/>
    <w:basedOn w:val="Caption"/>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suppressLineNumbers/>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972" w:leader="dot"/>
      </w:tabs>
      <w:ind w:left="283" w:right="0" w:hanging="0"/>
    </w:pPr>
    <w:rPr/>
  </w:style>
  <w:style w:type="paragraph" w:styleId="TableHeading">
    <w:name w:val="Table Heading"/>
    <w:basedOn w:val="TableContents"/>
    <w:qFormat/>
    <w:pPr>
      <w:suppressLineNumbers/>
      <w:jc w:val="center"/>
    </w:pPr>
    <w:rPr>
      <w:b/>
      <w:bCs/>
    </w:rPr>
  </w:style>
</w:styles>
</file>

<file path=word/_rels/document.xml.rels>&#65279;<?xml version="1.0" encoding="utf-8"?><Relationships xmlns="http://schemas.openxmlformats.org/package/2006/relationships"><Relationship Type="http://schemas.openxmlformats.org/officeDocument/2006/relationships/styles" Target="/word/styles.xml" Id="rId1" /><Relationship Type="http://schemas.openxmlformats.org/officeDocument/2006/relationships/image" Target="/word/media/image1.png" Id="rId2" /><Relationship Type="http://schemas.openxmlformats.org/officeDocument/2006/relationships/image" Target="/word/media/image22.png" Id="rId6" /><Relationship Type="http://schemas.openxmlformats.org/officeDocument/2006/relationships/image" Target="/word/media/image33.png" Id="rId7" /><Relationship Type="http://schemas.openxmlformats.org/officeDocument/2006/relationships/image" Target="/word/media/image44.png" Id="rId16" /><Relationship Type="http://schemas.openxmlformats.org/officeDocument/2006/relationships/numbering" Target="/word/numbering.xml" Id="rId38" /><Relationship Type="http://schemas.openxmlformats.org/officeDocument/2006/relationships/fontTable" Target="/word/fontTable.xml" Id="rId39" /><Relationship Type="http://schemas.openxmlformats.org/officeDocument/2006/relationships/settings" Target="/word/settings.xml" Id="rId40" /><Relationship Type="http://schemas.openxmlformats.org/officeDocument/2006/relationships/hyperlink" Target="https://en.wikipedia.org/wiki/Fluxbox" TargetMode="External" Id="rId3" /><Relationship Type="http://schemas.openxmlformats.org/officeDocument/2006/relationships/hyperlink" Target="https://en.wikipedia.org/wiki/Stacking_window_manager" TargetMode="External" Id="rId4" /><Relationship Type="http://schemas.openxmlformats.org/officeDocument/2006/relationships/hyperlink" Target="https://en.wikipedia.org/wiki/Text_file" TargetMode="External" Id="rId5" /><Relationship Type="http://schemas.openxmlformats.org/officeDocument/2006/relationships/hyperlink" Target="https://mxlinux.org/wiki/help-files/help-rofi/" TargetMode="External" Id="rId8" /><Relationship Type="http://schemas.openxmlformats.org/officeDocument/2006/relationships/hyperlink" Target="https://mxlinux.org/wiki/help-files/help-mx-idesktool/" TargetMode="External" Id="rId9" /><Relationship Type="http://schemas.openxmlformats.org/officeDocument/2006/relationships/hyperlink" Target="https://mxlinux.org/wiki/help-files/help-mx-conky/" TargetMode="External" Id="rId10" /><Relationship Type="http://schemas.openxmlformats.org/officeDocument/2006/relationships/hyperlink" Target="https://mxlinux.org/wiki/help-files/help-conky-manager/" TargetMode="External" Id="rId11" /><Relationship Type="http://schemas.openxmlformats.org/officeDocument/2006/relationships/hyperlink" Target="https://mxlinux.org/wiki/applications/tint2-panel/" TargetMode="External" Id="rId12" /><Relationship Type="http://schemas.openxmlformats.org/officeDocument/2006/relationships/hyperlink" Target="https://mxlinux.org/wiki/applications/tint2-panel/" TargetMode="External" Id="rId13" /><Relationship Type="http://schemas.openxmlformats.org/officeDocument/2006/relationships/hyperlink" Target="https://mxlinux.org/wiki/other/time-formats-in-scripts/" TargetMode="External" Id="rId14" /><Relationship Type="http://schemas.openxmlformats.org/officeDocument/2006/relationships/hyperlink" Target="https://mxlinux.org/wiki/help-files/help-mx-dockmaker/" TargetMode="External" Id="rId15" /><Relationship Type="http://schemas.openxmlformats.org/officeDocument/2006/relationships/hyperlink" Target="https://mxlinux.org/wiki/other/time-formats-in-scripts/" TargetMode="External" Id="rId17" /><Relationship Type="http://schemas.openxmlformats.org/officeDocument/2006/relationships/hyperlink" Target="https://mxlinux.org/wiki/other/time-formats-in-scripts/" TargetMode="External" Id="rId18" /><Relationship Type="http://schemas.openxmlformats.org/officeDocument/2006/relationships/hyperlink" Target="https://mxlinux.org/wiki/other/time-formats-in-scripts/" TargetMode="External" Id="rId19" /><Relationship Type="http://schemas.openxmlformats.org/officeDocument/2006/relationships/hyperlink" Target="http://fluxbox.sourceforge.net/docbook/en/html/c296.html" TargetMode="External" Id="rId20" /><Relationship Type="http://schemas.openxmlformats.org/officeDocument/2006/relationships/hyperlink" Target="https://mxlinux.org/wiki/help-files/help-rofi/" TargetMode="External" Id="rId21" /><Relationship Type="http://schemas.openxmlformats.org/officeDocument/2006/relationships/hyperlink" Target="https://en.wikipedia.org/wiki/Dockapps" TargetMode="External" Id="rId22" /><Relationship Type="http://schemas.openxmlformats.org/officeDocument/2006/relationships/hyperlink" Target="http://gkrellm.srcbox.net/" TargetMode="External" Id="rId23" /><Relationship Type="http://schemas.openxmlformats.org/officeDocument/2006/relationships/hyperlink" Target="http://www.muhri.net/gkrellm/nav.php3?node=gkrellmall&amp;sort=added&amp;conf=DESC" TargetMode="External" Id="rId24" /><Relationship Type="http://schemas.openxmlformats.org/officeDocument/2006/relationships/hyperlink" Target="http://gkrellm.srcbox.net/Plugins.html" TargetMode="External" Id="rId25" /><Relationship Type="http://schemas.openxmlformats.org/officeDocument/2006/relationships/hyperlink" Target="https://linux.die.net/man/" TargetMode="External" Id="rId26" /><Relationship Type="http://schemas.openxmlformats.org/officeDocument/2006/relationships/hyperlink" Target="http://fluxbox.sourceforge.net/docbook/en/pdf/fluxbook.pdf" TargetMode="External" Id="rId27" /><Relationship Type="http://schemas.openxmlformats.org/officeDocument/2006/relationships/hyperlink" Target="https://bbs.archlinux.org/viewtopic.php?id=77729" TargetMode="External" Id="rId28" /><Relationship Type="http://schemas.openxmlformats.org/officeDocument/2006/relationships/hyperlink" Target="https://wiki.archlinux.org/index.php/Fluxbox" TargetMode="External" Id="rId29" /><Relationship Type="http://schemas.openxmlformats.org/officeDocument/2006/relationships/hyperlink" Target="https://wiki.ubuntu.com/HowToFluxboxStyles" TargetMode="External" Id="rId30" /><Relationship Type="http://schemas.openxmlformats.org/officeDocument/2006/relationships/hyperlink" Target="https://ubuntuforums.org/showthread.php?t=617812" TargetMode="External" Id="rId31" /><Relationship Type="http://schemas.openxmlformats.org/officeDocument/2006/relationships/hyperlink" Target="https://wiki.debian.org/FluxBox" TargetMode="External" Id="rId32" /><Relationship Type="http://schemas.openxmlformats.org/officeDocument/2006/relationships/hyperlink" Target="https://wiki.debian.org/FluxboxIcon" TargetMode="External" Id="rId33" /><Relationship Type="http://schemas.openxmlformats.org/officeDocument/2006/relationships/hyperlink" Target="http://fluxbox.sourceforge.net/docbook/en/html/chap-tabs.html" TargetMode="External" Id="rId34" /><Relationship Type="http://schemas.openxmlformats.org/officeDocument/2006/relationships/hyperlink" Target="https://github.com/jerry3904/mx-fluxbox" TargetMode="External" Id="rId35" /><Relationship Type="http://schemas.openxmlformats.org/officeDocument/2006/relationships/hyperlink" Target="https://mxlinux.org/wiki/help-files/help-mx-fluxbox/" TargetMode="External" Id="rId36" /><Relationship Type="http://schemas.openxmlformats.org/officeDocument/2006/relationships/hyperlink" Target="https://bit.ly/2Sm1PJl" TargetMode="External" Id="rId37" /></Relationships>
</file>

<file path=docProps/app.xml><?xml version="1.0" encoding="utf-8"?>
<ap:Properties xmlns:vt="http://schemas.openxmlformats.org/officeDocument/2006/docPropsVTypes" xmlns:ap="http://schemas.openxmlformats.org/officeDocument/2006/extended-properties">
  <ap:Template/>
  <ap:TotalTime>1023</ap:TotalTime>
  <ap:Application>LibreOffice/7.0.0.3$Linux_X86_64 LibreOffice_project/00$Build-3</ap:Application>
  <ap:Pages>12</ap:Pages>
  <ap:Words>3455</ap:Words>
  <ap:Characters>17453</ap:Characters>
  <ap:CharactersWithSpaces>20655</ap:CharactersWithSpaces>
  <ap:Paragraphs>271</ap:Paragraphs>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2019-11-12T21:05:36Z</dcterms:created>
  <dc:creator/>
  <dc:description/>
  <dc:language>en-US</dc:language>
  <cp:lastModifiedBy>Jerry Bond</cp:lastModifiedBy>
  <dcterms:modified xsi:type="dcterms:W3CDTF">2021-09-24T16:46:04Z</dcterms:modified>
  <cp:revision>245</cp:revision>
  <dc:subject/>
  <dc:title/>
</cp:coreProperties>
</file>