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4.png" ContentType="image/png"/>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fill="auto" w:val="clear"/>
        </w:rPr>
      </w:pPr>
      <w:r>
        <w:rPr>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703705" cy="17037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03705" cy="1703705"/>
                    </a:xfrm>
                    <a:prstGeom prst="rect">
                      <a:avLst/>
                    </a:prstGeom>
                  </pic:spPr>
                </pic:pic>
              </a:graphicData>
            </a:graphic>
          </wp:anchor>
        </w:drawing>
      </w:r>
    </w:p>
    <w:p>
      <w:pPr>
        <w:pStyle w:val="Heading2"/>
        <w:bidi w:val="0"/>
        <w:jc w:val="center"/>
        <w:rPr>
          <w:shd w:fill="auto" w:val="clear"/>
        </w:rPr>
      </w:pPr>
      <w:r>
        <w:rPr>
          <w:shd w:fill="auto" w:val="clear"/>
        </w:rPr>
      </w:r>
    </w:p>
    <w:p>
      <w:pPr>
        <w:pStyle w:val="Heading2"/>
        <w:bidi w:val="0"/>
        <w:jc w:val="center"/>
        <w:rPr>
          <w:shd w:fill="auto" w:val="clear"/>
        </w:rPr>
      </w:pPr>
      <w:r>
        <w:rPr>
          <w:shd w:fill="auto" w:val="clear"/>
        </w:rPr>
      </w:r>
    </w:p>
    <w:p>
      <w:pPr>
        <w:pStyle w:val="Title"/>
        <w:bidi w:val="0"/>
        <w:rPr>
          <w:shd w:fill="auto" w:val="clear"/>
        </w:rPr>
      </w:pPr>
      <w:r>
        <w:rPr>
          <w:shd w:fill="auto" w:val="clear"/>
        </w:rPr>
      </w:r>
    </w:p>
    <w:p>
      <w:pPr>
        <w:pStyle w:val="Title"/>
        <w:bidi w:val="0"/>
        <w:rPr>
          <w:shd w:fill="auto" w:val="clear"/>
          <w:ins w:id="3" w:author="Jerry Bond" w:date="2021-09-23T16:53:51Z"/>
        </w:rPr>
      </w:pPr>
      <w:r>
        <w:rPr>
          <w:shd w:fill="auto" w:val="clear"/>
        </w:rPr>
        <w:t>MX-Fluxbox</w:t>
      </w:r>
      <w:del w:id="0" w:author="Jerry Bond" w:date="2021-09-23T16:53:09Z">
        <w:r>
          <w:rPr>
            <w:shd w:fill="auto" w:val="clear"/>
          </w:rPr>
          <w:delText xml:space="preserve"> 3</w:delText>
        </w:r>
      </w:del>
      <w:ins w:id="1" w:author="Jerry Bond" w:date="2021-09-23T16:53:11Z">
        <w:r>
          <w:rPr>
            <w:shd w:fill="auto" w:val="clear"/>
          </w:rPr>
          <w:t xml:space="preserve"> </w:t>
        </w:r>
      </w:ins>
      <w:del w:id="2" w:author="Jerry Bond" w:date="2021-09-23T16:53:35Z">
        <w:r>
          <w:rPr>
            <w:shd w:fill="auto" w:val="clear"/>
          </w:rPr>
          <w:delText xml:space="preserve"> </w:delText>
        </w:r>
      </w:del>
      <w:r>
        <w:rPr>
          <w:shd w:fill="auto" w:val="clear"/>
        </w:rPr>
        <w:t>Documentation</w:t>
      </w:r>
    </w:p>
    <w:p>
      <w:pPr>
        <w:pStyle w:val="Subtitle"/>
        <w:rPr/>
      </w:pPr>
      <w:ins w:id="4" w:author="Jerry Bond" w:date="2021-09-23T16:54:00Z">
        <w:r>
          <w:rPr/>
          <w:t>2021.09.</w:t>
        </w:r>
      </w:ins>
      <w:ins w:id="5" w:author="Jerry Bond" w:date="2021-09-24T16:11:38Z">
        <w:r>
          <w:rPr/>
          <w:t>28</w:t>
        </w:r>
      </w:ins>
    </w:p>
    <w:p>
      <w:pPr>
        <w:pStyle w:val="TextBody"/>
        <w:bidi w:val="0"/>
        <w:jc w:val="center"/>
        <w:rPr>
          <w:b/>
          <w:b/>
          <w:bCs/>
          <w:sz w:val="21"/>
          <w:szCs w:val="21"/>
          <w:shd w:fill="auto" w:val="clear"/>
        </w:rPr>
      </w:pPr>
      <w:r>
        <w:rPr>
          <w:b/>
          <w:bCs/>
          <w:sz w:val="21"/>
          <w:szCs w:val="21"/>
          <w:shd w:fill="auto" w:val="clear"/>
        </w:rPr>
      </w:r>
    </w:p>
    <w:sdt>
      <w:sdtPr>
        <w:docPartObj>
          <w:docPartGallery w:val="Table of Contents"/>
          <w:docPartUnique w:val="true"/>
        </w:docPartObj>
      </w:sdtPr>
      <w:sdtContent>
        <w:p>
          <w:pPr>
            <w:pStyle w:val="TOAHeading"/>
            <w:bidi w:val="0"/>
            <w:jc w:val="center"/>
            <w:rPr/>
          </w:pPr>
          <w:r>
            <w:rPr/>
            <w:t>Table of Contents</w:t>
          </w:r>
        </w:p>
        <w:p>
          <w:pPr>
            <w:pStyle w:val="Contents1"/>
            <w:bidi w:val="0"/>
            <w:ind w:left="1440" w:right="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1. Introduction</w:t>
              <w:tab/>
              <w:t>1</w:t>
            </w:r>
          </w:hyperlink>
        </w:p>
        <w:p>
          <w:pPr>
            <w:pStyle w:val="Contents1"/>
            <w:bidi w:val="0"/>
            <w:ind w:left="1440" w:right="1440" w:hanging="0"/>
            <w:jc w:val="left"/>
            <w:rPr/>
          </w:pPr>
          <w:hyperlink w:anchor="__RefHeading___Toc1579_3145445008">
            <w:r>
              <w:rPr>
                <w:rStyle w:val="IndexLink"/>
              </w:rPr>
              <w:t>2. Default setup</w:t>
              <w:tab/>
              <w:t>1</w:t>
            </w:r>
          </w:hyperlink>
        </w:p>
        <w:p>
          <w:pPr>
            <w:pStyle w:val="Contents2"/>
            <w:bidi w:val="0"/>
            <w:ind w:left="1440" w:right="1440" w:hanging="0"/>
            <w:jc w:val="left"/>
            <w:rPr/>
          </w:pPr>
          <w:r>
            <w:rPr/>
            <w:t xml:space="preserve">  </w:t>
          </w:r>
          <w:hyperlink w:anchor="__RefHeading___Toc1787_3540384480">
            <w:r>
              <w:rPr>
                <w:rStyle w:val="IndexLink"/>
              </w:rPr>
              <w:t>2.1 Desktop icons</w:t>
              <w:tab/>
              <w:t>2</w:t>
            </w:r>
          </w:hyperlink>
        </w:p>
        <w:p>
          <w:pPr>
            <w:pStyle w:val="Contents2"/>
            <w:bidi w:val="0"/>
            <w:ind w:left="1440" w:right="1440" w:hanging="0"/>
            <w:jc w:val="left"/>
            <w:rPr/>
          </w:pPr>
          <w:r>
            <w:rPr/>
            <w:t xml:space="preserve">  </w:t>
          </w:r>
          <w:hyperlink w:anchor="__RefHeading___Toc1789_3540384480">
            <w:r>
              <w:rPr>
                <w:rStyle w:val="IndexLink"/>
              </w:rPr>
              <w:t>2.2 Conky</w:t>
              <w:tab/>
              <w:t>3</w:t>
            </w:r>
          </w:hyperlink>
        </w:p>
        <w:p>
          <w:pPr>
            <w:pStyle w:val="Contents2"/>
            <w:bidi w:val="0"/>
            <w:ind w:left="1440" w:right="1440" w:hanging="0"/>
            <w:jc w:val="left"/>
            <w:rPr/>
          </w:pPr>
          <w:r>
            <w:rPr/>
            <w:t xml:space="preserve">  </w:t>
          </w:r>
          <w:hyperlink w:anchor="__RefHeading___Toc1791_3540384480">
            <w:r>
              <w:rPr>
                <w:rStyle w:val="IndexLink"/>
              </w:rPr>
              <w:t>2.3 The tint2 panel</w:t>
              <w:tab/>
              <w:t>4</w:t>
            </w:r>
          </w:hyperlink>
        </w:p>
        <w:p>
          <w:pPr>
            <w:pStyle w:val="Contents2"/>
            <w:bidi w:val="0"/>
            <w:ind w:left="1440" w:right="1440" w:hanging="0"/>
            <w:jc w:val="left"/>
            <w:rPr/>
          </w:pPr>
          <w:r>
            <w:rPr/>
            <w:t xml:space="preserve">  </w:t>
          </w:r>
          <w:hyperlink w:anchor="__RefHeading___Toc1793_3540384480">
            <w:r>
              <w:rPr>
                <w:rStyle w:val="IndexLink"/>
              </w:rPr>
              <w:t>2.4 Docks</w:t>
              <w:tab/>
              <w:t>5</w:t>
            </w:r>
          </w:hyperlink>
        </w:p>
        <w:p>
          <w:pPr>
            <w:pStyle w:val="Contents2"/>
            <w:bidi w:val="0"/>
            <w:ind w:left="1440" w:right="1440" w:hanging="0"/>
            <w:jc w:val="left"/>
            <w:rPr/>
          </w:pPr>
          <w:r>
            <w:rPr/>
            <w:t xml:space="preserve">  </w:t>
          </w:r>
          <w:hyperlink w:anchor="__RefHeading___Toc1795_3540384480">
            <w:r>
              <w:rPr>
                <w:rStyle w:val="IndexLink"/>
              </w:rPr>
              <w:t>2.5 The rootMenu</w:t>
              <w:tab/>
              <w:t>5</w:t>
            </w:r>
          </w:hyperlink>
        </w:p>
        <w:p>
          <w:pPr>
            <w:pStyle w:val="Contents1"/>
            <w:bidi w:val="0"/>
            <w:ind w:left="1440" w:right="1440" w:hanging="0"/>
            <w:jc w:val="left"/>
            <w:rPr/>
          </w:pPr>
          <w:hyperlink w:anchor="__RefHeading___Toc1581_3145445008">
            <w:r>
              <w:rPr>
                <w:rStyle w:val="IndexLink"/>
              </w:rPr>
              <w:t>3. Fluxbox setup</w:t>
              <w:tab/>
              <w:t>6</w:t>
            </w:r>
          </w:hyperlink>
        </w:p>
        <w:p>
          <w:pPr>
            <w:pStyle w:val="Contents1"/>
            <w:bidi w:val="0"/>
            <w:ind w:left="1440" w:right="1440" w:hanging="0"/>
            <w:jc w:val="left"/>
            <w:rPr/>
          </w:pPr>
          <w:hyperlink w:anchor="__RefHeading___Toc1681_3540384480">
            <w:r>
              <w:rPr>
                <w:rStyle w:val="IndexLink"/>
              </w:rPr>
              <w:t>6. Links</w:t>
              <w:tab/>
              <w:t>12</w:t>
            </w:r>
          </w:hyperlink>
          <w:r>
            <w:rPr>
              <w:rStyle w:val="IndexLink"/>
            </w:rPr>
            <w:fldChar w:fldCharType="end"/>
          </w:r>
        </w:p>
      </w:sdtContent>
    </w:sdt>
    <w:p>
      <w:pPr>
        <w:pStyle w:val="Heading1"/>
        <w:bidi w:val="0"/>
        <w:jc w:val="left"/>
        <w:rPr/>
      </w:pPr>
      <w:bookmarkStart w:id="0" w:name="__RefHeading___Toc1544_4202832223"/>
      <w:bookmarkEnd w:id="0"/>
      <w:r>
        <w:rPr>
          <w:shd w:fill="auto" w:val="clear"/>
        </w:rPr>
        <w:t xml:space="preserve">1. </w:t>
      </w:r>
      <w:r>
        <w:rPr>
          <w:rFonts w:eastAsia="WenQuanYi Micro Hei" w:cs="FreeSans"/>
          <w:b/>
          <w:bCs/>
          <w:sz w:val="36"/>
          <w:szCs w:val="36"/>
          <w:shd w:fill="auto" w:val="clear"/>
        </w:rPr>
        <w:t>Introduction</w:t>
      </w:r>
    </w:p>
    <w:p>
      <w:pPr>
        <w:pStyle w:val="Normal"/>
        <w:bidi w:val="0"/>
        <w:jc w:val="left"/>
        <w:rPr/>
      </w:pPr>
      <w:r>
        <w:rPr/>
        <w:t xml:space="preserve">This Help document supplements the </w:t>
      </w:r>
      <w:r>
        <w:rPr>
          <w:b/>
          <w:bCs/>
        </w:rPr>
        <w:t>Users Manual (</w:t>
      </w:r>
      <w:r>
        <w:rPr>
          <w:b/>
          <w:bCs/>
          <w:lang w:val="en-US" w:eastAsia="zh-CN" w:bidi="hi-IN"/>
        </w:rPr>
        <w:t>Shift+F1</w:t>
      </w:r>
      <w:r>
        <w:rPr>
          <w:b/>
          <w:bCs/>
        </w:rPr>
        <w:t>)</w:t>
      </w:r>
      <w:r>
        <w:rPr/>
        <w:t>, which covers general MX Linux topics.</w:t>
      </w:r>
    </w:p>
    <w:p>
      <w:pPr>
        <w:pStyle w:val="Normal"/>
        <w:bidi w:val="0"/>
        <w:jc w:val="left"/>
        <w:rPr/>
      </w:pPr>
      <w:r>
        <w:rPr/>
        <w:t>1. Introduction</w:t>
      </w:r>
    </w:p>
    <w:p>
      <w:pPr>
        <w:pStyle w:val="Normal"/>
        <w:bidi w:val="0"/>
        <w:jc w:val="left"/>
        <w:rPr/>
      </w:pPr>
      <w:r>
        <w:rPr/>
        <w:t>2. Installation</w:t>
      </w:r>
    </w:p>
    <w:p>
      <w:pPr>
        <w:pStyle w:val="Normal"/>
        <w:bidi w:val="0"/>
        <w:jc w:val="left"/>
        <w:rPr/>
      </w:pPr>
      <w:r>
        <w:rPr/>
        <w:t>3. Configuration</w:t>
      </w:r>
    </w:p>
    <w:p>
      <w:pPr>
        <w:pStyle w:val="Normal"/>
        <w:bidi w:val="0"/>
        <w:jc w:val="left"/>
        <w:rPr/>
      </w:pPr>
      <w:r>
        <w:rPr/>
        <w:t>4. Basic use</w:t>
      </w:r>
    </w:p>
    <w:p>
      <w:pPr>
        <w:pStyle w:val="Normal"/>
        <w:bidi w:val="0"/>
        <w:jc w:val="left"/>
        <w:rPr/>
      </w:pPr>
      <w:r>
        <w:rPr/>
        <w:t>5. Software management</w:t>
      </w:r>
    </w:p>
    <w:p>
      <w:pPr>
        <w:pStyle w:val="Normal"/>
        <w:bidi w:val="0"/>
        <w:jc w:val="left"/>
        <w:rPr/>
      </w:pPr>
      <w:r>
        <w:rPr/>
        <w:t>6. Advanced use</w:t>
      </w:r>
    </w:p>
    <w:p>
      <w:pPr>
        <w:pStyle w:val="Normal"/>
        <w:bidi w:val="0"/>
        <w:jc w:val="left"/>
        <w:rPr/>
      </w:pPr>
      <w:r>
        <w:rPr/>
        <w:t>7. Under the hood</w:t>
      </w:r>
    </w:p>
    <w:p>
      <w:pPr>
        <w:pStyle w:val="Normal"/>
        <w:bidi w:val="0"/>
        <w:jc w:val="left"/>
        <w:rPr/>
      </w:pPr>
      <w:r>
        <w:rPr/>
        <w:t>8. Glossary</w:t>
      </w:r>
    </w:p>
    <w:p>
      <w:pPr>
        <w:pStyle w:val="Normal"/>
        <w:bidi w:val="0"/>
        <w:jc w:val="left"/>
        <w:rPr/>
      </w:pPr>
      <w:r>
        <w:rPr/>
      </w:r>
    </w:p>
    <w:p>
      <w:pPr>
        <w:pStyle w:val="Normal"/>
        <w:bidi w:val="0"/>
        <w:jc w:val="left"/>
        <w:rPr>
          <w:shd w:fill="auto" w:val="clear"/>
        </w:rPr>
      </w:pPr>
      <w:r>
        <w:rPr>
          <w:shd w:fill="auto" w:val="clear"/>
        </w:rPr>
        <w:t>MX Fluxbox (=MXFB) constitutes a minimal or “base” version of MX Linux that can be used out-of-the-box. Users will typically want additional common popular software for which it is recommended that they turn first to MX Package Installer</w:t>
      </w:r>
      <w:ins w:id="6" w:author="Jerry Bond" w:date="2021-09-24T16:12:17Z">
        <w:r>
          <w:rPr>
            <w:shd w:fill="auto" w:val="clear"/>
          </w:rPr>
          <w:t xml:space="preserve"> </w:t>
        </w:r>
      </w:ins>
      <w:ins w:id="7" w:author="Jerry Bond" w:date="2021-09-24T16:12:17Z">
        <w:r>
          <w:rPr>
            <w:shd w:fill="auto" w:val="clear"/>
          </w:rPr>
          <w:t>(“Software” desktop icon)</w:t>
        </w:r>
      </w:ins>
      <w:r>
        <w:rPr>
          <w:shd w:fill="auto" w:val="clear"/>
        </w:rPr>
        <w:t xml:space="preserve">. </w:t>
      </w:r>
    </w:p>
    <w:p>
      <w:pPr>
        <w:pStyle w:val="Normal"/>
        <w:bidi w:val="0"/>
        <w:jc w:val="left"/>
        <w:rPr>
          <w:shd w:fill="auto" w:val="clear"/>
        </w:rPr>
      </w:pPr>
      <w:r>
        <w:rPr>
          <w:shd w:fill="auto" w:val="clear"/>
        </w:rPr>
      </w:r>
    </w:p>
    <w:p>
      <w:pPr>
        <w:pStyle w:val="Normal"/>
        <w:bidi w:val="0"/>
        <w:jc w:val="left"/>
        <w:rPr/>
      </w:pPr>
      <w:r>
        <w:rPr>
          <w:shd w:fill="auto" w:val="clear"/>
        </w:rPr>
        <w:t xml:space="preserve">As the name suggests, MXFB employs </w:t>
      </w:r>
      <w:hyperlink r:id="rId3">
        <w:r>
          <w:rPr>
            <w:rStyle w:val="InternetLink"/>
            <w:shd w:fill="auto" w:val="clear"/>
          </w:rPr>
          <w:t>Fluxbox</w:t>
        </w:r>
      </w:hyperlink>
      <w:r>
        <w:rPr>
          <w:shd w:fill="auto" w:val="clear"/>
        </w:rPr>
        <w:t xml:space="preserve"> as a </w:t>
      </w:r>
      <w:hyperlink r:id="rId4">
        <w:r>
          <w:rPr>
            <w:rStyle w:val="InternetLink"/>
            <w:shd w:fill="auto" w:val="clear"/>
          </w:rPr>
          <w:t>Window Manager</w:t>
        </w:r>
      </w:hyperlink>
      <w:r>
        <w:rPr>
          <w:shd w:fill="auto" w:val="clear"/>
        </w:rPr>
        <w:t xml:space="preserve"> to control the placement and appearance of windows.  Its small memory footprint and quick loading time are very effective on low-resource systems--and very fast on higher-level machines. All basic settings are controlled by </w:t>
      </w:r>
      <w:hyperlink r:id="rId5">
        <w:r>
          <w:rPr>
            <w:rStyle w:val="InternetLink"/>
            <w:shd w:fill="auto" w:val="clear"/>
          </w:rPr>
          <w:t>text files</w:t>
        </w:r>
      </w:hyperlink>
      <w:r>
        <w:rPr>
          <w:shd w:fill="auto" w:val="clear"/>
        </w:rPr>
        <w:t xml:space="preserve"> with straight-forward format.</w:t>
      </w:r>
    </w:p>
    <w:p>
      <w:pPr>
        <w:pStyle w:val="Normal"/>
        <w:bidi w:val="0"/>
        <w:jc w:val="left"/>
        <w:rPr>
          <w:shd w:fill="auto" w:val="clear"/>
        </w:rPr>
      </w:pPr>
      <w:r>
        <w:rPr>
          <w:shd w:fill="auto" w:val="clear"/>
        </w:rPr>
      </w:r>
    </w:p>
    <w:p>
      <w:pPr>
        <w:pStyle w:val="Normal"/>
        <w:bidi w:val="0"/>
        <w:jc w:val="left"/>
        <w:rPr>
          <w:shd w:fill="auto" w:val="clear"/>
        </w:rPr>
      </w:pPr>
      <w:r>
        <w:rPr>
          <w:shd w:fill="auto" w:val="clear"/>
        </w:rPr>
        <w:t>MXFB can be run in two basic configurations, with</w:t>
      </w:r>
      <w:del w:id="8" w:author="Jerry Bond" w:date="2021-09-24T16:13:11Z">
        <w:r>
          <w:rPr>
            <w:shd w:fill="auto" w:val="clear"/>
          </w:rPr>
          <w:delText xml:space="preserve"> possible</w:delText>
        </w:r>
      </w:del>
      <w:r>
        <w:rPr>
          <w:shd w:fill="auto" w:val="clear"/>
        </w:rPr>
        <w:t xml:space="preserve"> many </w:t>
      </w:r>
      <w:ins w:id="9" w:author="Jerry Bond" w:date="2021-09-24T16:13:15Z">
        <w:r>
          <w:rPr>
            <w:shd w:fill="auto" w:val="clear"/>
          </w:rPr>
          <w:t xml:space="preserve">possible </w:t>
        </w:r>
      </w:ins>
      <w:r>
        <w:rPr>
          <w:shd w:fill="auto" w:val="clear"/>
        </w:rPr>
        <w:t xml:space="preserve">variations in between: </w:t>
      </w:r>
    </w:p>
    <w:p>
      <w:pPr>
        <w:pStyle w:val="Normal"/>
        <w:numPr>
          <w:ilvl w:val="0"/>
          <w:numId w:val="2"/>
        </w:numPr>
        <w:bidi w:val="0"/>
        <w:jc w:val="left"/>
        <w:rPr/>
      </w:pPr>
      <w:r>
        <w:rPr>
          <w:b/>
          <w:bCs/>
          <w:shd w:fill="auto" w:val="clear"/>
        </w:rPr>
        <w:t>Default</w:t>
      </w:r>
      <w:r>
        <w:rPr>
          <w:shd w:fill="auto" w:val="clear"/>
        </w:rPr>
        <w:t>, that includes the basic Fluxbox components but follows the MX Linux preference for the use of convenient graphical apps</w:t>
      </w:r>
      <w:ins w:id="10" w:author="Jerry Bond" w:date="2021-09-24T16:13:36Z">
        <w:r>
          <w:rPr>
            <w:shd w:fill="auto" w:val="clear"/>
          </w:rPr>
          <w:t>.</w:t>
        </w:r>
      </w:ins>
    </w:p>
    <w:p>
      <w:pPr>
        <w:pStyle w:val="Normal"/>
        <w:numPr>
          <w:ilvl w:val="0"/>
          <w:numId w:val="2"/>
        </w:numPr>
        <w:bidi w:val="0"/>
        <w:jc w:val="left"/>
        <w:rPr/>
      </w:pPr>
      <w:r>
        <w:rPr>
          <w:b/>
          <w:bCs/>
          <w:shd w:fill="auto" w:val="clear"/>
        </w:rPr>
        <w:t>Fluxbox</w:t>
      </w:r>
      <w:r>
        <w:rPr>
          <w:b w:val="false"/>
          <w:bCs w:val="false"/>
          <w:shd w:fill="auto" w:val="clear"/>
        </w:rPr>
        <w:t>, to which various components from the default configuration may be added with a simple click or two</w:t>
      </w:r>
      <w:ins w:id="11" w:author="Jerry Bond" w:date="2021-09-24T16:13:38Z">
        <w:r>
          <w:rPr>
            <w:b w:val="false"/>
            <w:bCs w:val="false"/>
            <w:shd w:fill="auto" w:val="clear"/>
          </w:rPr>
          <w:t>.</w:t>
        </w:r>
      </w:ins>
    </w:p>
    <w:p>
      <w:pPr>
        <w:pStyle w:val="Heading1"/>
        <w:bidi w:val="0"/>
        <w:jc w:val="left"/>
        <w:rPr/>
      </w:pPr>
      <w:bookmarkStart w:id="1" w:name="__RefHeading___Toc1579_3145445008"/>
      <w:bookmarkEnd w:id="1"/>
      <w:r>
        <w:rPr/>
        <w:t>2. Default</w:t>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737235</wp:posOffset>
                </wp:positionH>
                <wp:positionV relativeFrom="paragraph">
                  <wp:posOffset>313055</wp:posOffset>
                </wp:positionV>
                <wp:extent cx="260985" cy="260985"/>
                <wp:effectExtent l="0" t="0" r="0" b="0"/>
                <wp:wrapNone/>
                <wp:docPr id="2" name="Shape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overflowPunct w:val="true"/>
                              <w:bidi w:val="0"/>
                              <w:jc w:val="center"/>
                              <w:rPr/>
                            </w:pPr>
                            <w:r>
                              <w:rPr>
                                <w:sz w:val="36"/>
                                <w:color w:val="000000"/>
                              </w:rPr>
                              <w:t>1</w:t>
                            </w:r>
                          </w:p>
                        </w:txbxContent>
                      </wps:txbx>
                      <wps:bodyPr lIns="0" rIns="0" tIns="0" bIns="0" anchor="ctr">
                        <a:noAutofit/>
                      </wps:bodyPr>
                    </wps:wsp>
                  </a:graphicData>
                </a:graphic>
              </wp:anchor>
            </w:drawing>
          </mc:Choice>
          <mc:Fallback>
            <w:pict>
              <v:oval id="shape_0" ID="Shape2" fillcolor="#729fcf" stroked="t" style="position:absolute;margin-left:58.05pt;margin-top:24.65pt;width:20.45pt;height:20.45pt">
                <v:textbox>
                  <w:txbxContent>
                    <w:p>
                      <w:pPr>
                        <w:overflowPunct w:val="true"/>
                        <w:bidi w:val="0"/>
                        <w:jc w:val="center"/>
                        <w:rPr/>
                      </w:pPr>
                      <w:r>
                        <w:rPr>
                          <w:sz w:val="36"/>
                          <w:color w:val="000000"/>
                        </w:rPr>
                        <w:t>1</w:t>
                      </w:r>
                    </w:p>
                  </w:txbxContent>
                </v:textbox>
                <w10:wrap type="square"/>
                <v:fill o:detectmouseclick="t" type="solid" color2="#8d6030"/>
                <v:stroke color="#3465a4" joinstyle="round" endcap="flat"/>
              </v:oval>
            </w:pict>
          </mc:Fallback>
        </mc:AlternateContent>
        <mc:AlternateContent>
          <mc:Choice Requires="wps">
            <w:drawing>
              <wp:anchor behindDoc="0" distT="0" distB="0" distL="0" distR="0" simplePos="0" locked="0" layoutInCell="0" allowOverlap="1" relativeHeight="6">
                <wp:simplePos x="0" y="0"/>
                <wp:positionH relativeFrom="column">
                  <wp:posOffset>4989830</wp:posOffset>
                </wp:positionH>
                <wp:positionV relativeFrom="paragraph">
                  <wp:posOffset>823595</wp:posOffset>
                </wp:positionV>
                <wp:extent cx="260985" cy="260985"/>
                <wp:effectExtent l="0" t="0" r="0" b="0"/>
                <wp:wrapNone/>
                <wp:docPr id="3" name="Shape2_0"/>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overflowPunct w:val="true"/>
                              <w:bidi w:val="0"/>
                              <w:jc w:val="center"/>
                              <w:rPr/>
                            </w:pPr>
                            <w:r>
                              <w:rPr>
                                <w:sz w:val="36"/>
                                <w:color w:val="000000"/>
                              </w:rPr>
                              <w:t>2</w:t>
                            </w:r>
                          </w:p>
                        </w:txbxContent>
                      </wps:txbx>
                      <wps:bodyPr lIns="0" rIns="0" tIns="0" bIns="0" anchor="ctr">
                        <a:noAutofit/>
                      </wps:bodyPr>
                    </wps:wsp>
                  </a:graphicData>
                </a:graphic>
              </wp:anchor>
            </w:drawing>
          </mc:Choice>
          <mc:Fallback>
            <w:pict>
              <v:oval id="shape_0" ID="Shape2_0" fillcolor="#729fcf" stroked="t" style="position:absolute;margin-left:392.9pt;margin-top:64.85pt;width:20.45pt;height:20.45pt">
                <v:textbox>
                  <w:txbxContent>
                    <w:p>
                      <w:pPr>
                        <w:overflowPunct w:val="true"/>
                        <w:bidi w:val="0"/>
                        <w:jc w:val="center"/>
                        <w:rPr/>
                      </w:pPr>
                      <w:r>
                        <w:rPr>
                          <w:sz w:val="36"/>
                          <w:color w:val="000000"/>
                        </w:rPr>
                        <w:t>2</w:t>
                      </w:r>
                    </w:p>
                  </w:txbxContent>
                </v:textbox>
                <w10:wrap type="square"/>
                <v:fill o:detectmouseclick="t" type="solid" color2="#8d6030"/>
                <v:stroke color="#3465a4" joinstyle="round" endcap="flat"/>
              </v:oval>
            </w:pict>
          </mc:Fallback>
        </mc:AlternateContent>
        <mc:AlternateContent>
          <mc:Choice Requires="wps">
            <w:drawing>
              <wp:anchor behindDoc="0" distT="0" distB="0" distL="0" distR="0" simplePos="0" locked="0" layoutInCell="0" allowOverlap="1" relativeHeight="7">
                <wp:simplePos x="0" y="0"/>
                <wp:positionH relativeFrom="column">
                  <wp:posOffset>3207385</wp:posOffset>
                </wp:positionH>
                <wp:positionV relativeFrom="paragraph">
                  <wp:posOffset>2872105</wp:posOffset>
                </wp:positionV>
                <wp:extent cx="260985" cy="260985"/>
                <wp:effectExtent l="0" t="0" r="0" b="0"/>
                <wp:wrapNone/>
                <wp:docPr id="4" name="Shape2_1"/>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overflowPunct w:val="true"/>
                              <w:bidi w:val="0"/>
                              <w:jc w:val="center"/>
                              <w:rPr/>
                            </w:pPr>
                            <w:r>
                              <w:rPr>
                                <w:sz w:val="36"/>
                                <w:color w:val="000000"/>
                              </w:rPr>
                              <w:t>3</w:t>
                            </w:r>
                          </w:p>
                        </w:txbxContent>
                      </wps:txbx>
                      <wps:bodyPr lIns="0" rIns="0" tIns="0" bIns="0" anchor="ctr">
                        <a:noAutofit/>
                      </wps:bodyPr>
                    </wps:wsp>
                  </a:graphicData>
                </a:graphic>
              </wp:anchor>
            </w:drawing>
          </mc:Choice>
          <mc:Fallback>
            <w:pict>
              <v:oval id="shape_0" ID="Shape2_1" fillcolor="#729fcf" stroked="t" style="position:absolute;margin-left:252.55pt;margin-top:226.15pt;width:20.45pt;height:20.45pt">
                <v:textbox>
                  <w:txbxContent>
                    <w:p>
                      <w:pPr>
                        <w:overflowPunct w:val="true"/>
                        <w:bidi w:val="0"/>
                        <w:jc w:val="center"/>
                        <w:rPr/>
                      </w:pPr>
                      <w:r>
                        <w:rPr>
                          <w:sz w:val="36"/>
                          <w:color w:val="000000"/>
                        </w:rPr>
                        <w:t>3</w:t>
                      </w:r>
                    </w:p>
                  </w:txbxContent>
                </v:textbox>
                <w10:wrap type="square"/>
                <v:fill o:detectmouseclick="t" type="solid" color2="#8d6030"/>
                <v:stroke color="#3465a4" joinstyle="round" endcap="flat"/>
              </v:oval>
            </w:pict>
          </mc:Fallback>
        </mc:AlternateContent>
        <mc:AlternateContent>
          <mc:Choice Requires="wps">
            <w:drawing>
              <wp:anchor behindDoc="0" distT="0" distB="0" distL="0" distR="0" simplePos="0" locked="0" layoutInCell="0" allowOverlap="1" relativeHeight="8">
                <wp:simplePos x="0" y="0"/>
                <wp:positionH relativeFrom="column">
                  <wp:posOffset>513080</wp:posOffset>
                </wp:positionH>
                <wp:positionV relativeFrom="paragraph">
                  <wp:posOffset>2075815</wp:posOffset>
                </wp:positionV>
                <wp:extent cx="260985" cy="260985"/>
                <wp:effectExtent l="0" t="0" r="0" b="0"/>
                <wp:wrapNone/>
                <wp:docPr id="5" name="Shape2_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overflowPunct w:val="true"/>
                              <w:bidi w:val="0"/>
                              <w:jc w:val="center"/>
                              <w:rPr/>
                            </w:pPr>
                            <w:r>
                              <w:rPr>
                                <w:sz w:val="36"/>
                                <w:color w:val="000000"/>
                              </w:rPr>
                              <w:t>4</w:t>
                            </w:r>
                          </w:p>
                        </w:txbxContent>
                      </wps:txbx>
                      <wps:bodyPr lIns="0" rIns="0" tIns="0" bIns="0" anchor="ctr">
                        <a:noAutofit/>
                      </wps:bodyPr>
                    </wps:wsp>
                  </a:graphicData>
                </a:graphic>
              </wp:anchor>
            </w:drawing>
          </mc:Choice>
          <mc:Fallback>
            <w:pict>
              <v:oval id="shape_0" ID="Shape2_2" fillcolor="#729fcf" stroked="t" style="position:absolute;margin-left:40.4pt;margin-top:163.45pt;width:20.45pt;height:20.45pt">
                <v:textbox>
                  <w:txbxContent>
                    <w:p>
                      <w:pPr>
                        <w:overflowPunct w:val="true"/>
                        <w:bidi w:val="0"/>
                        <w:jc w:val="center"/>
                        <w:rPr/>
                      </w:pPr>
                      <w:r>
                        <w:rPr>
                          <w:sz w:val="36"/>
                          <w:color w:val="000000"/>
                        </w:rPr>
                        <w:t>4</w:t>
                      </w:r>
                    </w:p>
                  </w:txbxContent>
                </v:textbox>
                <w10:wrap type="square"/>
                <v:fill o:detectmouseclick="t" type="solid" color2="#8d6030"/>
                <v:stroke color="#3465a4" joinstyle="round" endcap="flat"/>
              </v:oval>
            </w:pict>
          </mc:Fallback>
        </mc:AlternateContent>
        <mc:AlternateContent>
          <mc:Choice Requires="wps">
            <w:drawing>
              <wp:anchor behindDoc="0" distT="0" distB="0" distL="0" distR="0" simplePos="0" locked="0" layoutInCell="0" allowOverlap="1" relativeHeight="9">
                <wp:simplePos x="0" y="0"/>
                <wp:positionH relativeFrom="column">
                  <wp:posOffset>2941955</wp:posOffset>
                </wp:positionH>
                <wp:positionV relativeFrom="paragraph">
                  <wp:posOffset>1586230</wp:posOffset>
                </wp:positionV>
                <wp:extent cx="260985" cy="260985"/>
                <wp:effectExtent l="0" t="0" r="0" b="0"/>
                <wp:wrapNone/>
                <wp:docPr id="6" name="Shape2_3"/>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overflowPunct w:val="true"/>
                              <w:bidi w:val="0"/>
                              <w:jc w:val="center"/>
                              <w:rPr/>
                            </w:pPr>
                            <w:r>
                              <w:rPr>
                                <w:sz w:val="36"/>
                                <w:color w:val="000000"/>
                              </w:rPr>
                              <w:t>5</w:t>
                            </w:r>
                          </w:p>
                        </w:txbxContent>
                      </wps:txbx>
                      <wps:bodyPr lIns="0" rIns="0" tIns="0" bIns="0" anchor="ctr">
                        <a:noAutofit/>
                      </wps:bodyPr>
                    </wps:wsp>
                  </a:graphicData>
                </a:graphic>
              </wp:anchor>
            </w:drawing>
          </mc:Choice>
          <mc:Fallback>
            <w:pict>
              <v:oval id="shape_0" ID="Shape2_3" fillcolor="#729fcf" stroked="t" style="position:absolute;margin-left:231.65pt;margin-top:124.9pt;width:20.45pt;height:20.45pt">
                <v:textbox>
                  <w:txbxContent>
                    <w:p>
                      <w:pPr>
                        <w:overflowPunct w:val="true"/>
                        <w:bidi w:val="0"/>
                        <w:jc w:val="center"/>
                        <w:rPr/>
                      </w:pPr>
                      <w:r>
                        <w:rPr>
                          <w:sz w:val="36"/>
                          <w:color w:val="000000"/>
                        </w:rPr>
                        <w:t>5</w:t>
                      </w:r>
                    </w:p>
                  </w:txbxContent>
                </v:textbox>
                <w10:wrap type="square"/>
                <v:fill o:detectmouseclick="t" type="solid" color2="#8d6030"/>
                <v:stroke color="#3465a4" joinstyle="round" endcap="flat"/>
              </v:oval>
            </w:pict>
          </mc:Fallback>
        </mc:AlternateContent>
        <w:drawing>
          <wp:anchor behindDoc="0" distT="0" distB="0" distL="0" distR="0" simplePos="0" locked="0" layoutInCell="0" allowOverlap="1" relativeHeight="4">
            <wp:simplePos x="0" y="0"/>
            <wp:positionH relativeFrom="column">
              <wp:align>right</wp:align>
            </wp:positionH>
            <wp:positionV relativeFrom="paragraph">
              <wp:posOffset>100965</wp:posOffset>
            </wp:positionV>
            <wp:extent cx="6278880" cy="353250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Going clockwise from the upper left corner</w:t>
      </w:r>
      <w:ins w:id="12" w:author="Jerry Bond" w:date="2021-09-24T16:20:04Z">
        <w:r>
          <w:rPr/>
          <w:t>,</w:t>
        </w:r>
      </w:ins>
      <w:r>
        <w:rPr/>
        <w:t xml:space="preserve"> here are the princi</w:t>
      </w:r>
      <w:r>
        <w:drawing>
          <wp:anchor behindDoc="0" distT="0" distB="0" distL="0" distR="0" simplePos="0" locked="0" layoutInCell="0" allowOverlap="1" relativeHeight="10">
            <wp:simplePos x="0" y="0"/>
            <wp:positionH relativeFrom="column">
              <wp:align>right</wp:align>
            </wp:positionH>
            <wp:positionV relativeFrom="paragraph">
              <wp:posOffset>117475</wp:posOffset>
            </wp:positionV>
            <wp:extent cx="2014855" cy="238760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p</w:t>
      </w:r>
      <w:r>
        <w:rPr/>
        <w:t>le components:</w:t>
      </w:r>
    </w:p>
    <w:p>
      <w:pPr>
        <w:pStyle w:val="Normal"/>
        <w:bidi w:val="0"/>
        <w:jc w:val="left"/>
        <w:rPr/>
      </w:pPr>
      <w:r>
        <w:rPr/>
      </w:r>
    </w:p>
    <w:p>
      <w:pPr>
        <w:pStyle w:val="Normal"/>
        <w:numPr>
          <w:ilvl w:val="0"/>
          <w:numId w:val="3"/>
        </w:numPr>
        <w:bidi w:val="0"/>
        <w:jc w:val="left"/>
        <w:rPr/>
      </w:pPr>
      <w:r>
        <w:rPr/>
        <w:t>Desktop icons (Section 2.1)</w:t>
      </w:r>
    </w:p>
    <w:p>
      <w:pPr>
        <w:pStyle w:val="Normal"/>
        <w:numPr>
          <w:ilvl w:val="0"/>
          <w:numId w:val="3"/>
        </w:numPr>
        <w:bidi w:val="0"/>
        <w:jc w:val="left"/>
        <w:rPr/>
      </w:pPr>
      <w:r>
        <w:rPr/>
        <w:t>System information display, called a “conky” (Section 2.2)</w:t>
      </w:r>
    </w:p>
    <w:p>
      <w:pPr>
        <w:pStyle w:val="Normal"/>
        <w:numPr>
          <w:ilvl w:val="0"/>
          <w:numId w:val="3"/>
        </w:numPr>
        <w:bidi w:val="0"/>
        <w:jc w:val="left"/>
        <w:rPr/>
      </w:pPr>
      <w:r>
        <w:rPr/>
        <w:t>The creative tint2 panel (Section 2.3)</w:t>
      </w:r>
    </w:p>
    <w:p>
      <w:pPr>
        <w:pStyle w:val="Normal"/>
        <w:numPr>
          <w:ilvl w:val="0"/>
          <w:numId w:val="3"/>
        </w:numPr>
        <w:bidi w:val="0"/>
        <w:jc w:val="left"/>
        <w:rPr/>
      </w:pPr>
      <w:r>
        <w:rPr/>
        <w:t xml:space="preserve">A native dock </w:t>
      </w:r>
      <w:r>
        <w:rPr>
          <w:b w:val="false"/>
          <w:bCs w:val="false"/>
        </w:rPr>
        <w:t>(Section 2.4)</w:t>
      </w:r>
    </w:p>
    <w:p>
      <w:pPr>
        <w:pStyle w:val="Normal"/>
        <w:numPr>
          <w:ilvl w:val="0"/>
          <w:numId w:val="3"/>
        </w:numPr>
        <w:bidi w:val="0"/>
        <w:jc w:val="left"/>
        <w:rPr/>
      </w:pPr>
      <w:r>
        <w:rPr/>
        <w:t>The hidden Fluxbox “rootMenu” (Section 2.5)</w:t>
      </w:r>
    </w:p>
    <w:p>
      <w:pPr>
        <w:pStyle w:val="Normal"/>
        <w:bidi w:val="0"/>
        <w:jc w:val="left"/>
        <w:rPr/>
      </w:pPr>
      <w:r>
        <w:rPr/>
      </w:r>
    </w:p>
    <w:p>
      <w:pPr>
        <w:pStyle w:val="Normal"/>
        <w:bidi w:val="0"/>
        <w:jc w:val="left"/>
        <w:rPr/>
      </w:pPr>
      <w:r>
        <w:rPr/>
      </w:r>
    </w:p>
    <w:p>
      <w:pPr>
        <w:pStyle w:val="Normal"/>
        <w:bidi w:val="0"/>
        <w:jc w:val="left"/>
        <w:rPr/>
      </w:pPr>
      <w:r>
        <w:rPr/>
        <w:t xml:space="preserve">The first stop for new users might well be the </w:t>
      </w:r>
      <w:r>
        <w:rPr>
          <w:b/>
          <w:bCs/>
        </w:rPr>
        <w:t>Settings manager</w:t>
      </w:r>
      <w:r>
        <w:rPr/>
        <w:t>, available from the dock, the panel or the rootMenu.</w:t>
      </w:r>
    </w:p>
    <w:p>
      <w:pPr>
        <w:pStyle w:val="Normal"/>
        <w:bidi w:val="0"/>
        <w:jc w:val="left"/>
        <w:rPr/>
      </w:pPr>
      <w:r>
        <w:rPr/>
        <w:t>In addition to desktop icons and dock items, applications can be launched with any of the following tools:</w:t>
      </w:r>
    </w:p>
    <w:p>
      <w:pPr>
        <w:pStyle w:val="Normal"/>
        <w:bidi w:val="0"/>
        <w:jc w:val="left"/>
        <w:rPr/>
      </w:pPr>
      <w:r>
        <w:rPr/>
      </w:r>
    </w:p>
    <w:p>
      <w:pPr>
        <w:pStyle w:val="Normal"/>
        <w:numPr>
          <w:ilvl w:val="0"/>
          <w:numId w:val="4"/>
        </w:numPr>
        <w:bidi w:val="0"/>
        <w:jc w:val="left"/>
        <w:rPr/>
      </w:pPr>
      <w:r>
        <w:rPr/>
        <w:t>click the traditional panel’s Start (MX logo) button for Xfce’s Appfinder</w:t>
      </w:r>
    </w:p>
    <w:p>
      <w:pPr>
        <w:pStyle w:val="Normal"/>
        <w:numPr>
          <w:ilvl w:val="0"/>
          <w:numId w:val="4"/>
        </w:numPr>
        <w:bidi w:val="0"/>
        <w:jc w:val="left"/>
        <w:rPr/>
      </w:pPr>
      <w:r>
        <w:rPr/>
        <w:t xml:space="preserve">right-click the desktop: </w:t>
      </w:r>
      <w:r>
        <w:rPr>
          <w:i/>
          <w:iCs/>
        </w:rPr>
        <w:t>Menu &gt; All Apps</w:t>
      </w:r>
      <w:r>
        <w:rPr/>
        <w:t xml:space="preserve"> for a Debian-like categorical menu</w:t>
      </w:r>
    </w:p>
    <w:p>
      <w:pPr>
        <w:pStyle w:val="Normal"/>
        <w:numPr>
          <w:ilvl w:val="0"/>
          <w:numId w:val="4"/>
        </w:numPr>
        <w:bidi w:val="0"/>
        <w:jc w:val="left"/>
        <w:rPr/>
      </w:pPr>
      <w:r>
        <w:rPr/>
        <w:t xml:space="preserve">click the keyboard’s logo key (Windows or Apple icon) to bring up a very fast tool called “rofi” for an alphabetical menu with handy properties (details </w:t>
      </w:r>
      <w:hyperlink r:id="rId8">
        <w:r>
          <w:rPr>
            <w:rStyle w:val="InternetLink"/>
          </w:rPr>
          <w:t>in the Wiki</w:t>
        </w:r>
      </w:hyperlink>
      <w:r>
        <w:rPr/>
        <w:t>)</w:t>
      </w:r>
    </w:p>
    <w:p>
      <w:pPr>
        <w:pStyle w:val="Normal"/>
        <w:numPr>
          <w:ilvl w:val="0"/>
          <w:numId w:val="4"/>
        </w:numPr>
        <w:bidi w:val="0"/>
        <w:jc w:val="left"/>
        <w:rPr/>
      </w:pPr>
      <w:r>
        <w:rPr/>
        <w:t xml:space="preserve">click </w:t>
      </w:r>
      <w:r>
        <w:rPr/>
        <w:t>Ctrl+</w:t>
      </w:r>
      <w:r>
        <w:rPr/>
        <w:t xml:space="preserve">F2 to bring up a small run window (fbrun) for the actual program name   </w:t>
      </w:r>
    </w:p>
    <w:p>
      <w:pPr>
        <w:pStyle w:val="Normal"/>
        <w:bidi w:val="0"/>
        <w:ind w:left="720" w:right="0" w:hanging="0"/>
        <w:jc w:val="left"/>
        <w:rPr/>
      </w:pPr>
      <w:r>
        <w:rPr/>
      </w:r>
    </w:p>
    <w:p>
      <w:pPr>
        <w:pStyle w:val="Normal"/>
        <w:bidi w:val="0"/>
        <w:jc w:val="left"/>
        <w:rPr/>
      </w:pPr>
      <w:r>
        <w:rPr/>
        <w:t xml:space="preserve">The following sections will give users a basic understanding of how to use and manage each of these components. Note: the word “Menu” in the following sections refers to the rootMenu that </w:t>
      </w:r>
      <w:r>
        <w:rPr/>
        <w:t xml:space="preserve">appears </w:t>
      </w:r>
      <w:r>
        <w:rPr/>
        <w:t>with a right-click on the desktop.</w:t>
      </w:r>
    </w:p>
    <w:p>
      <w:pPr>
        <w:pStyle w:val="Heading2"/>
        <w:bidi w:val="0"/>
        <w:jc w:val="left"/>
        <w:rPr/>
      </w:pPr>
      <w:bookmarkStart w:id="2" w:name="__RefHeading___Toc1787_3540384480"/>
      <w:bookmarkEnd w:id="2"/>
      <w:r>
        <w:rPr/>
        <w:t>2.1 Desktop icons</w:t>
      </w:r>
    </w:p>
    <w:p>
      <w:pPr>
        <w:pStyle w:val="Normal"/>
        <w:bidi w:val="0"/>
        <w:ind w:left="288" w:right="0" w:hanging="0"/>
        <w:jc w:val="left"/>
        <w:rPr/>
      </w:pPr>
      <w:r>
        <w:rPr>
          <w:b/>
          <w:bCs/>
        </w:rPr>
        <w:t>Hide</w:t>
      </w:r>
      <w:r>
        <w:rPr/>
        <w:t>: Menu &gt; Out of sight &gt; Toggle icons</w:t>
      </w:r>
    </w:p>
    <w:p>
      <w:pPr>
        <w:pStyle w:val="Normal"/>
        <w:bidi w:val="0"/>
        <w:ind w:left="288" w:right="0" w:hanging="0"/>
        <w:jc w:val="left"/>
        <w:rPr/>
      </w:pPr>
      <w:r>
        <w:rPr>
          <w:b/>
          <w:bCs/>
        </w:rPr>
        <w:t>Remove (icon)</w:t>
      </w:r>
      <w:r>
        <w:rPr/>
        <w:t>: middle-click icon to launch iDesktool</w:t>
      </w:r>
    </w:p>
    <w:p>
      <w:pPr>
        <w:pStyle w:val="Normal"/>
        <w:bidi w:val="0"/>
        <w:ind w:left="288" w:right="0" w:hanging="0"/>
        <w:jc w:val="left"/>
        <w:rPr/>
      </w:pPr>
      <w:r>
        <w:rPr>
          <w:b/>
          <w:bCs/>
        </w:rPr>
        <w:t>Stop</w:t>
      </w:r>
      <w:r>
        <w:rPr/>
        <w:t>: Menu &gt; Out of sight &gt; Toggle iDesk</w:t>
      </w:r>
    </w:p>
    <w:p>
      <w:pPr>
        <w:pStyle w:val="Normal"/>
        <w:bidi w:val="0"/>
        <w:ind w:left="288" w:right="0" w:hanging="0"/>
        <w:jc w:val="left"/>
        <w:rPr/>
      </w:pPr>
      <w:r>
        <w:rPr>
          <w:b/>
          <w:bCs/>
        </w:rPr>
        <w:t>Manage</w:t>
      </w:r>
      <w:r>
        <w:rPr/>
        <w:t>: Menu &gt; Appearance &gt; Desktop icons</w:t>
      </w:r>
    </w:p>
    <w:p>
      <w:pPr>
        <w:pStyle w:val="Normal"/>
        <w:bidi w:val="0"/>
        <w:ind w:left="288" w:right="0" w:hanging="0"/>
        <w:jc w:val="left"/>
        <w:rPr/>
      </w:pPr>
      <w:r>
        <w:rPr>
          <w:b/>
          <w:bCs/>
        </w:rPr>
        <w:t>Help:</w:t>
      </w:r>
      <w:r>
        <w:rPr>
          <w:b w:val="false"/>
          <w:bCs w:val="false"/>
        </w:rPr>
        <w:t xml:space="preserve"> </w:t>
      </w:r>
      <w:hyperlink r:id="rId9">
        <w:r>
          <w:rPr>
            <w:rStyle w:val="InternetLink"/>
            <w:b w:val="false"/>
            <w:bCs w:val="false"/>
            <w:shd w:fill="auto" w:val="clear"/>
          </w:rPr>
          <w:t>in the Wiki</w:t>
        </w:r>
      </w:hyperlink>
    </w:p>
    <w:p>
      <w:pPr>
        <w:pStyle w:val="Normal"/>
        <w:bidi w:val="0"/>
        <w:jc w:val="left"/>
        <w:rPr/>
      </w:pPr>
      <w:r>
        <w:rPr/>
      </w:r>
    </w:p>
    <w:p>
      <w:pPr>
        <w:pStyle w:val="Normal"/>
        <w:bidi w:val="0"/>
        <w:jc w:val="left"/>
        <w:rPr/>
      </w:pPr>
      <w:r>
        <w:rPr>
          <w:shd w:fill="auto" w:val="clear"/>
        </w:rPr>
        <w:t xml:space="preserve">Desktop icons are enabled in MXFB by iDesk, a program first developed in 2005 and designed to draw desktop icons for users of minimal window managers such as fluxbox. Though icons can be set up manually, it is much easier with a graphical tool. MX Linux Devs and users adapted, modernized and expanded the existing tool to produce </w:t>
      </w:r>
      <w:r>
        <w:rPr>
          <w:b/>
          <w:bCs/>
          <w:shd w:fill="auto" w:val="clear"/>
        </w:rPr>
        <w:t>iDesktool</w:t>
      </w:r>
      <w:r>
        <w:rPr>
          <w:shd w:fill="auto" w:val="clear"/>
        </w:rPr>
        <w:t xml:space="preserve">: </w:t>
      </w:r>
      <w:r>
        <w:rPr>
          <w:b w:val="false"/>
          <w:bCs w:val="false"/>
          <w:i/>
          <w:iCs/>
          <w:shd w:fill="auto" w:val="clear"/>
        </w:rPr>
        <w:t>Menu &gt; Appearance &gt; Desktop icons</w:t>
      </w:r>
      <w:r>
        <w:rPr>
          <w:shd w:fill="auto" w:val="clear"/>
        </w:rPr>
        <w:t xml:space="preserve">. </w:t>
      </w:r>
    </w:p>
    <w:p>
      <w:pPr>
        <w:pStyle w:val="Normal"/>
        <w:bidi w:val="0"/>
        <w:jc w:val="left"/>
        <w:rPr>
          <w:shd w:fill="auto" w:val="clear"/>
        </w:rPr>
      </w:pPr>
      <w:r>
        <w:rPr>
          <w:shd w:fill="auto" w:val="clear"/>
        </w:rPr>
      </w:r>
    </w:p>
    <w:p>
      <w:pPr>
        <w:pStyle w:val="TextBody"/>
        <w:bidi w:val="0"/>
        <w:jc w:val="left"/>
        <w:rPr>
          <w:shd w:fill="auto" w:val="clear"/>
        </w:rPr>
      </w:pPr>
      <w:r>
        <w:rPr>
          <w:shd w:fill="auto" w:val="clear"/>
        </w:rPr>
        <w:t>This tool greatly facilitates the use of desktop icons on MX-Fluxbox. It is very straightforward and should raise few questions about its use.</w:t>
      </w:r>
    </w:p>
    <w:p>
      <w:pPr>
        <w:pStyle w:val="TextBody"/>
        <w:bidi w:val="0"/>
        <w:jc w:val="left"/>
        <w:rPr>
          <w:shd w:fill="auto" w:val="clear"/>
        </w:rPr>
      </w:pPr>
      <w:r>
        <w:rPr>
          <w:shd w:fill="auto" w:val="clear"/>
        </w:rPr>
        <w:t>Here are the basic mouse actions for a desktop icon (config in ~/.ideskrc), using the default “Video</w:t>
      </w:r>
      <w:ins w:id="13" w:author="Jerry Bond" w:date="2021-09-24T16:21:55Z">
        <w:r>
          <w:rPr>
            <w:shd w:fill="auto" w:val="clear"/>
          </w:rPr>
          <w:t>s</w:t>
        </w:r>
      </w:ins>
      <w:r>
        <w:rPr>
          <w:shd w:fill="auto" w:val="clear"/>
        </w:rPr>
        <w:t>” icon as an example:</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Action</w:t>
            </w:r>
          </w:p>
        </w:tc>
        <w:tc>
          <w:tcPr>
            <w:tcW w:w="350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Mouse</w:t>
            </w:r>
          </w:p>
        </w:tc>
        <w:tc>
          <w:tcPr>
            <w:tcW w:w="4768" w:type="dxa"/>
            <w:tcBorders>
              <w:top w:val="single" w:sz="4" w:space="0" w:color="000000"/>
              <w:left w:val="single" w:sz="4" w:space="0" w:color="000000"/>
              <w:bottom w:val="single" w:sz="4" w:space="0" w:color="000000"/>
              <w:right w:val="single" w:sz="4" w:space="0" w:color="000000"/>
            </w:tcBorders>
            <w:shd w:fill="CCCCCC" w:val="clear"/>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Example</w:t>
            </w:r>
          </w:p>
        </w:tc>
      </w:tr>
      <w:tr>
        <w:trPr/>
        <w:tc>
          <w:tcPr>
            <w:tcW w:w="1264" w:type="dxa"/>
            <w:tcBorders>
              <w:left w:val="single" w:sz="4" w:space="0" w:color="000000"/>
              <w:bottom w:val="single" w:sz="4" w:space="0" w:color="00000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Execute</w:t>
            </w:r>
          </w:p>
        </w:tc>
        <w:tc>
          <w:tcPr>
            <w:tcW w:w="3504" w:type="dxa"/>
            <w:tcBorders>
              <w:left w:val="single" w:sz="4" w:space="0" w:color="000000"/>
              <w:bottom w:val="single" w:sz="4" w:space="0" w:color="00000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Left single click</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Opens to the MXFB YouTube channel</w:t>
            </w:r>
          </w:p>
        </w:tc>
      </w:tr>
      <w:tr>
        <w:trPr/>
        <w:tc>
          <w:tcPr>
            <w:tcW w:w="1264" w:type="dxa"/>
            <w:tcBorders>
              <w:left w:val="single" w:sz="4" w:space="0" w:color="000000"/>
              <w:bottom w:val="single" w:sz="4" w:space="0" w:color="00000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Execute alt</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Right single click</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Opens an action menu</w:t>
            </w:r>
          </w:p>
        </w:tc>
      </w:tr>
      <w:tr>
        <w:trPr/>
        <w:tc>
          <w:tcPr>
            <w:tcW w:w="1264" w:type="dxa"/>
            <w:tcBorders>
              <w:left w:val="single" w:sz="4" w:space="0" w:color="000000"/>
              <w:bottom w:val="single" w:sz="4" w:space="0" w:color="00000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Manage</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Middle (scroll button) single click</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Opens iDesktool focused on the icon</w:t>
            </w:r>
          </w:p>
        </w:tc>
      </w:tr>
      <w:tr>
        <w:trPr/>
        <w:tc>
          <w:tcPr>
            <w:tcW w:w="1264" w:type="dxa"/>
            <w:tcBorders>
              <w:left w:val="single" w:sz="4" w:space="0" w:color="000000"/>
              <w:bottom w:val="single" w:sz="4" w:space="0" w:color="00000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Drag</w:t>
            </w:r>
          </w:p>
        </w:tc>
        <w:tc>
          <w:tcPr>
            <w:tcW w:w="3504" w:type="dxa"/>
            <w:tcBorders>
              <w:left w:val="single" w:sz="4" w:space="0" w:color="000000"/>
              <w:bottom w:val="single" w:sz="4" w:space="0" w:color="00000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Left click hold, release to stop</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r>
          </w:p>
        </w:tc>
      </w:tr>
    </w:tbl>
    <w:p>
      <w:pPr>
        <w:pStyle w:val="Heading2"/>
        <w:bidi w:val="0"/>
        <w:jc w:val="left"/>
        <w:rPr/>
      </w:pPr>
      <w:bookmarkStart w:id="3" w:name="__RefHeading___Toc1789_3540384480"/>
      <w:bookmarkEnd w:id="3"/>
      <w:r>
        <w:rPr/>
        <w:t>2.2 Conky</w:t>
      </w:r>
    </w:p>
    <w:p>
      <w:pPr>
        <w:pStyle w:val="Normal"/>
        <w:bidi w:val="0"/>
        <w:jc w:val="left"/>
        <w:rPr/>
      </w:pPr>
      <w:r>
        <w:rPr/>
      </w:r>
    </w:p>
    <w:p>
      <w:pPr>
        <w:pStyle w:val="Normal"/>
        <w:bidi w:val="0"/>
        <w:ind w:left="288" w:right="0" w:hanging="0"/>
        <w:jc w:val="left"/>
        <w:rPr/>
      </w:pPr>
      <w:r>
        <w:rPr>
          <w:b/>
          <w:bCs/>
        </w:rPr>
        <w:t>Hide</w:t>
      </w:r>
      <w:r>
        <w:rPr/>
        <w:t xml:space="preserve">: </w:t>
      </w:r>
      <w:r>
        <w:rPr>
          <w:i/>
          <w:iCs/>
        </w:rPr>
        <w:t>Menu &gt; Out of sight &gt; Toggle conky</w:t>
      </w:r>
    </w:p>
    <w:p>
      <w:pPr>
        <w:pStyle w:val="Normal"/>
        <w:bidi w:val="0"/>
        <w:ind w:left="288" w:right="0" w:hanging="0"/>
        <w:jc w:val="left"/>
        <w:rPr/>
      </w:pPr>
      <w:r>
        <w:rPr>
          <w:b/>
          <w:bCs/>
        </w:rPr>
        <w:t>Remove (conky)</w:t>
      </w:r>
      <w:r>
        <w:rPr/>
        <w:t xml:space="preserve">: </w:t>
      </w:r>
      <w:r>
        <w:rPr>
          <w:i/>
          <w:iCs/>
        </w:rPr>
        <w:t>Menu &gt; Appearance &gt; Conky</w:t>
      </w:r>
    </w:p>
    <w:p>
      <w:pPr>
        <w:pStyle w:val="Normal"/>
        <w:bidi w:val="0"/>
        <w:ind w:left="288" w:right="0" w:hanging="0"/>
        <w:jc w:val="left"/>
        <w:rPr/>
      </w:pPr>
      <w:r>
        <w:rPr>
          <w:b/>
          <w:bCs/>
        </w:rPr>
        <w:t>Stop</w:t>
      </w:r>
      <w:r>
        <w:rPr/>
        <w:t xml:space="preserve">: </w:t>
      </w:r>
      <w:r>
        <w:rPr>
          <w:i/>
          <w:iCs/>
        </w:rPr>
        <w:t>Menu &gt; Out of sight &gt; Toggle conky</w:t>
      </w:r>
    </w:p>
    <w:p>
      <w:pPr>
        <w:pStyle w:val="Normal"/>
        <w:bidi w:val="0"/>
        <w:ind w:left="288" w:right="0" w:hanging="0"/>
        <w:jc w:val="left"/>
        <w:rPr/>
      </w:pPr>
      <w:r>
        <w:rPr>
          <w:b/>
          <w:bCs/>
        </w:rPr>
        <w:t>Manage</w:t>
      </w:r>
      <w:r>
        <w:rPr/>
        <w:t xml:space="preserve">: </w:t>
      </w:r>
      <w:r>
        <w:rPr>
          <w:i/>
          <w:iCs/>
        </w:rPr>
        <w:t>Menu &gt; Appearance &gt; Conky</w:t>
      </w:r>
    </w:p>
    <w:p>
      <w:pPr>
        <w:pStyle w:val="Normal"/>
        <w:bidi w:val="0"/>
        <w:jc w:val="left"/>
        <w:rPr/>
      </w:pPr>
      <w:r>
        <w:rPr/>
        <w:t xml:space="preserve">     </w:t>
      </w:r>
      <w:r>
        <w:rPr>
          <w:b/>
          <w:bCs/>
        </w:rPr>
        <w:t>Help</w:t>
      </w:r>
      <w:r>
        <w:rPr/>
        <w:t xml:space="preserve">: in the Wiki: </w:t>
      </w:r>
      <w:hyperlink r:id="rId10">
        <w:r>
          <w:rPr>
            <w:rStyle w:val="InternetLink"/>
            <w:i w:val="false"/>
            <w:iCs w:val="false"/>
            <w:shd w:fill="auto" w:val="clear"/>
          </w:rPr>
          <w:t>MX Conky</w:t>
        </w:r>
      </w:hyperlink>
      <w:r>
        <w:rPr>
          <w:i w:val="false"/>
          <w:iCs w:val="false"/>
          <w:shd w:fill="auto" w:val="clear"/>
        </w:rPr>
        <w:t xml:space="preserve">, </w:t>
      </w:r>
      <w:hyperlink r:id="rId11">
        <w:r>
          <w:rPr>
            <w:rStyle w:val="InternetLink"/>
            <w:i w:val="false"/>
            <w:iCs w:val="false"/>
            <w:shd w:fill="auto" w:val="clear"/>
          </w:rPr>
          <w:t>Conky Manager</w:t>
        </w:r>
      </w:hyperlink>
      <w:r>
        <w:rPr>
          <w:i w:val="false"/>
          <w:iCs w:val="false"/>
          <w:shd w:fill="auto" w:val="clear"/>
        </w:rPr>
        <w:t xml:space="preserve"> </w:t>
      </w:r>
    </w:p>
    <w:p>
      <w:pPr>
        <w:pStyle w:val="TextBody"/>
        <w:bidi w:val="0"/>
        <w:jc w:val="left"/>
        <w:rPr>
          <w:i w:val="false"/>
          <w:i w:val="false"/>
          <w:iCs w:val="false"/>
          <w:shd w:fill="auto" w:val="clear"/>
        </w:rPr>
      </w:pPr>
      <w:r>
        <w:rPr>
          <w:i w:val="false"/>
          <w:iCs w:val="false"/>
          <w:shd w:fill="auto" w:val="clear"/>
        </w:rPr>
      </w:r>
    </w:p>
    <w:p>
      <w:pPr>
        <w:pStyle w:val="TextBody"/>
        <w:bidi w:val="0"/>
        <w:jc w:val="left"/>
        <w:rPr/>
      </w:pPr>
      <w:r>
        <w:rPr>
          <w:i w:val="false"/>
          <w:iCs w:val="false"/>
          <w:shd w:fill="auto" w:val="clear"/>
        </w:rPr>
        <w:t xml:space="preserve">MX-Fluxbox users can make use of the default conky set for MX Linux by clicking </w:t>
      </w:r>
      <w:r>
        <w:rPr>
          <w:i/>
          <w:iCs/>
          <w:shd w:fill="auto" w:val="clear"/>
        </w:rPr>
        <w:t>Menu &gt; Appearance &gt; Conky</w:t>
      </w:r>
      <w:r>
        <w:rPr>
          <w:i w:val="false"/>
          <w:iCs w:val="false"/>
          <w:shd w:fill="auto" w:val="clear"/>
        </w:rPr>
        <w:t xml:space="preserve"> to bring up MX Conky; Conky Manager can be launched from it, or using any of the menus. Conky Manager is a handy method of basic management, while MX Conky supplies advanced features </w:t>
      </w:r>
      <w:ins w:id="14" w:author="Jerry Bond" w:date="2021-09-24T16:22:27Z">
        <w:r>
          <w:rPr>
            <w:i w:val="false"/>
            <w:iCs w:val="false"/>
            <w:shd w:fill="auto" w:val="clear"/>
          </w:rPr>
          <w:t xml:space="preserve">unique to MX Linux </w:t>
        </w:r>
      </w:ins>
      <w:r>
        <w:rPr>
          <w:i w:val="false"/>
          <w:iCs w:val="false"/>
          <w:shd w:fill="auto" w:val="clear"/>
        </w:rPr>
        <w:t xml:space="preserve">such as </w:t>
      </w:r>
      <w:del w:id="15" w:author="Jerry Bond" w:date="2021-09-24T16:22:34Z">
        <w:r>
          <w:rPr>
            <w:i w:val="false"/>
            <w:iCs w:val="false"/>
            <w:shd w:fill="auto" w:val="clear"/>
          </w:rPr>
          <w:delText xml:space="preserve">the </w:delText>
        </w:r>
      </w:del>
      <w:r>
        <w:rPr>
          <w:i w:val="false"/>
          <w:iCs w:val="false"/>
          <w:shd w:fill="auto" w:val="clear"/>
        </w:rPr>
        <w:t>color manipulation</w:t>
      </w:r>
      <w:del w:id="16" w:author="Jerry Bond" w:date="2021-09-24T16:22:24Z">
        <w:r>
          <w:rPr>
            <w:i w:val="false"/>
            <w:iCs w:val="false"/>
            <w:shd w:fill="auto" w:val="clear"/>
          </w:rPr>
          <w:delText xml:space="preserve"> unique to MX Linux</w:delText>
        </w:r>
      </w:del>
      <w:r>
        <w:rPr>
          <w:i w:val="false"/>
          <w:iCs w:val="false"/>
          <w:shd w:fill="auto" w:val="clear"/>
        </w:rPr>
        <w:t xml:space="preserve">. </w:t>
      </w:r>
    </w:p>
    <w:p>
      <w:pPr>
        <w:pStyle w:val="TextBody"/>
        <w:bidi w:val="0"/>
        <w:jc w:val="left"/>
        <w:rPr>
          <w:i w:val="false"/>
          <w:i w:val="false"/>
          <w:iCs w:val="false"/>
          <w:shd w:fill="auto" w:val="clear"/>
        </w:rPr>
      </w:pPr>
      <w:r>
        <w:rPr>
          <w:i w:val="false"/>
          <w:iCs w:val="false"/>
          <w:shd w:fill="auto" w:val="clear"/>
        </w:rPr>
        <w:t>In Conky Manager follow these simple steps to edit, view and display a conky:</w:t>
      </w:r>
    </w:p>
    <w:p>
      <w:pPr>
        <w:pStyle w:val="TextBody"/>
        <w:numPr>
          <w:ilvl w:val="0"/>
          <w:numId w:val="5"/>
        </w:numPr>
        <w:bidi w:val="0"/>
        <w:jc w:val="left"/>
        <w:rPr>
          <w:i w:val="false"/>
          <w:i w:val="false"/>
          <w:iCs w:val="false"/>
          <w:shd w:fill="auto" w:val="clear"/>
        </w:rPr>
      </w:pPr>
      <w:r>
        <w:rPr>
          <w:i w:val="false"/>
          <w:iCs w:val="false"/>
          <w:shd w:fill="auto" w:val="clear"/>
        </w:rPr>
        <w:t xml:space="preserve">Highlight each conky and hit Preview to see what it looks like. Be sure to close each preview before going to another. </w:t>
      </w:r>
    </w:p>
    <w:p>
      <w:pPr>
        <w:pStyle w:val="TextBody"/>
        <w:numPr>
          <w:ilvl w:val="0"/>
          <w:numId w:val="5"/>
        </w:numPr>
        <w:bidi w:val="0"/>
        <w:jc w:val="left"/>
        <w:rPr>
          <w:i w:val="false"/>
          <w:i w:val="false"/>
          <w:iCs w:val="false"/>
          <w:shd w:fill="auto" w:val="clear"/>
        </w:rPr>
      </w:pPr>
      <w:r>
        <w:rPr>
          <w:i w:val="false"/>
          <w:iCs w:val="false"/>
          <w:shd w:fill="auto" w:val="clear"/>
        </w:rPr>
        <w:t>Click on the Settings icon (gears) to change basic properties</w:t>
      </w:r>
      <w:ins w:id="17" w:author="Jerry Bond" w:date="2021-09-24T16:22:55Z">
        <w:r>
          <w:rPr>
            <w:i w:val="false"/>
            <w:iCs w:val="false"/>
            <w:shd w:fill="auto" w:val="clear"/>
          </w:rPr>
          <w:t xml:space="preserve"> </w:t>
        </w:r>
      </w:ins>
      <w:ins w:id="18" w:author="Jerry Bond" w:date="2021-09-24T16:22:55Z">
        <w:r>
          <w:rPr>
            <w:i w:val="false"/>
            <w:iCs w:val="false"/>
            <w:shd w:fill="auto" w:val="clear"/>
          </w:rPr>
          <w:t>such as location</w:t>
        </w:r>
      </w:ins>
      <w:r>
        <w:rPr>
          <w:i w:val="false"/>
          <w:iCs w:val="false"/>
          <w:shd w:fill="auto" w:val="clear"/>
        </w:rPr>
        <w:t>.</w:t>
      </w:r>
    </w:p>
    <w:p>
      <w:pPr>
        <w:pStyle w:val="TextBody"/>
        <w:numPr>
          <w:ilvl w:val="0"/>
          <w:numId w:val="5"/>
        </w:numPr>
        <w:bidi w:val="0"/>
        <w:jc w:val="left"/>
        <w:rPr>
          <w:i w:val="false"/>
          <w:i w:val="false"/>
          <w:iCs w:val="false"/>
          <w:shd w:fill="auto" w:val="clear"/>
        </w:rPr>
      </w:pPr>
      <w:r>
        <w:rPr>
          <w:i w:val="false"/>
          <w:iCs w:val="false"/>
          <w:shd w:fill="auto" w:val="clear"/>
        </w:rPr>
        <w:t xml:space="preserve">Check the box to select any conky you want to use. It will be auto-installed. </w:t>
      </w:r>
    </w:p>
    <w:p>
      <w:pPr>
        <w:pStyle w:val="TextBody"/>
        <w:numPr>
          <w:ilvl w:val="0"/>
          <w:numId w:val="5"/>
        </w:numPr>
        <w:bidi w:val="0"/>
        <w:jc w:val="left"/>
        <w:rPr/>
      </w:pPr>
      <w:r>
        <w:rPr>
          <w:i w:val="false"/>
          <w:iCs w:val="false"/>
          <w:shd w:fill="auto" w:val="clear"/>
        </w:rPr>
        <w:t xml:space="preserve">The configuration files are stored in the folder ~/.conky/ in individual theme files. They can be edited, though it is not </w:t>
      </w:r>
      <w:del w:id="19" w:author="Jerry Bond" w:date="2021-09-24T16:23:20Z">
        <w:r>
          <w:rPr>
            <w:i w:val="false"/>
            <w:iCs w:val="false"/>
            <w:shd w:fill="auto" w:val="clear"/>
          </w:rPr>
          <w:delText>intuitive</w:delText>
        </w:r>
      </w:del>
      <w:ins w:id="20" w:author="Jerry Bond" w:date="2021-09-24T16:23:20Z">
        <w:r>
          <w:rPr>
            <w:rFonts w:eastAsia="WenQuanYi Micro Hei" w:cs="FreeSans"/>
            <w:i w:val="false"/>
            <w:iCs w:val="false"/>
            <w:color w:val="000000"/>
            <w:kern w:val="2"/>
            <w:sz w:val="24"/>
            <w:szCs w:val="24"/>
            <w:shd w:fill="auto" w:val="clear"/>
            <w:lang w:val="en-US" w:eastAsia="zh-CN" w:bidi="hi-IN"/>
          </w:rPr>
          <w:t>easy</w:t>
        </w:r>
      </w:ins>
      <w:r>
        <w:rPr>
          <w:i w:val="false"/>
          <w:iCs w:val="false"/>
          <w:shd w:fill="auto" w:val="clear"/>
        </w:rPr>
        <w:t>, by highlighting the conky in the list and clicking on the edit icon (pencil).</w:t>
      </w:r>
    </w:p>
    <w:p>
      <w:pPr>
        <w:pStyle w:val="TextBody"/>
        <w:bidi w:val="0"/>
        <w:jc w:val="left"/>
        <w:rPr/>
      </w:pPr>
      <w:r>
        <w:rPr>
          <w:i w:val="false"/>
          <w:iCs w:val="false"/>
          <w:shd w:fill="auto" w:val="clear"/>
        </w:rPr>
        <w:t xml:space="preserve">For more complicated conkies, you may need to make use of a compositor. Click Menu &gt; Settings &gt; Config &gt; Startup, and uncomment the line about a compositor so it looks like this: </w:t>
      </w:r>
      <w:r>
        <w:rPr>
          <w:i/>
          <w:iCs/>
          <w:shd w:fill="auto" w:val="clear"/>
        </w:rPr>
        <w:t>compton &amp;</w:t>
      </w:r>
    </w:p>
    <w:p>
      <w:pPr>
        <w:pStyle w:val="Heading2"/>
        <w:bidi w:val="0"/>
        <w:jc w:val="left"/>
        <w:rPr/>
      </w:pPr>
      <w:bookmarkStart w:id="4" w:name="__RefHeading___Toc1791_3540384480"/>
      <w:bookmarkEnd w:id="4"/>
      <w:r>
        <w:rPr/>
        <w:t>2.3 The tint2 panel</w:t>
      </w:r>
    </w:p>
    <w:p>
      <w:pPr>
        <w:pStyle w:val="Normal"/>
        <w:bidi w:val="0"/>
        <w:ind w:left="288" w:right="0" w:hanging="0"/>
        <w:jc w:val="left"/>
        <w:rPr/>
      </w:pPr>
      <w:r>
        <w:rPr>
          <w:b/>
          <w:bCs/>
        </w:rPr>
        <w:t>Hide</w:t>
      </w:r>
      <w:r>
        <w:rPr/>
        <w:t xml:space="preserve">: </w:t>
      </w:r>
      <w:r>
        <w:rPr>
          <w:i/>
          <w:iCs/>
        </w:rPr>
        <w:t>Menu &gt; Out of sight &gt; Toggle autohide panel</w:t>
      </w:r>
    </w:p>
    <w:p>
      <w:pPr>
        <w:pStyle w:val="Normal"/>
        <w:bidi w:val="0"/>
        <w:ind w:left="288" w:right="0" w:hanging="0"/>
        <w:jc w:val="left"/>
        <w:rPr/>
      </w:pPr>
      <w:r>
        <w:rPr>
          <w:b/>
          <w:bCs/>
        </w:rPr>
        <w:t>Remove</w:t>
      </w:r>
      <w:r>
        <w:rPr/>
        <w:t xml:space="preserve">: </w:t>
      </w:r>
      <w:r>
        <w:rPr>
          <w:i/>
          <w:iCs/>
        </w:rPr>
        <w:t>Manual: delete the config from ~/.config/tint2/</w:t>
      </w:r>
    </w:p>
    <w:p>
      <w:pPr>
        <w:pStyle w:val="Normal"/>
        <w:bidi w:val="0"/>
        <w:ind w:left="288" w:right="0" w:hanging="0"/>
        <w:jc w:val="left"/>
        <w:rPr/>
      </w:pPr>
      <w:r>
        <w:rPr>
          <w:b/>
          <w:bCs/>
        </w:rPr>
        <w:t>Stop</w:t>
      </w:r>
      <w:r>
        <w:rPr/>
        <w:t xml:space="preserve">: </w:t>
      </w:r>
      <w:r>
        <w:rPr>
          <w:i/>
          <w:iCs/>
        </w:rPr>
        <w:t>Manual: put a comment (#) in front of line in the “startup” file</w:t>
      </w:r>
    </w:p>
    <w:p>
      <w:pPr>
        <w:pStyle w:val="Normal"/>
        <w:bidi w:val="0"/>
        <w:ind w:left="288" w:right="0" w:hanging="0"/>
        <w:jc w:val="left"/>
        <w:rPr/>
      </w:pPr>
      <w:bookmarkStart w:id="5" w:name="__RefHeading___Toc1679_3540384480"/>
      <w:bookmarkEnd w:id="5"/>
      <w:r>
        <w:rPr>
          <w:b/>
          <w:bCs/>
        </w:rPr>
        <w:t>Manage</w:t>
      </w:r>
      <w:r>
        <w:rPr/>
        <w:t xml:space="preserve">: </w:t>
      </w:r>
      <w:r>
        <w:rPr>
          <w:i/>
          <w:iCs/>
        </w:rPr>
        <w:t>Settings manager &gt; Tint2 manager (icons on dock and in panel)</w:t>
      </w:r>
    </w:p>
    <w:p>
      <w:pPr>
        <w:pStyle w:val="Normal"/>
        <w:bidi w:val="0"/>
        <w:jc w:val="left"/>
        <w:rPr/>
      </w:pPr>
      <w:r>
        <w:rPr/>
        <w:t xml:space="preserve">     </w:t>
      </w:r>
      <w:r>
        <w:rPr>
          <w:b/>
          <w:bCs/>
        </w:rPr>
        <w:t>Help</w:t>
      </w:r>
      <w:r>
        <w:rPr>
          <w:b w:val="false"/>
          <w:bCs w:val="false"/>
        </w:rPr>
        <w:t xml:space="preserve">: </w:t>
      </w:r>
      <w:hyperlink r:id="rId12">
        <w:r>
          <w:rPr>
            <w:rStyle w:val="InternetLink"/>
            <w:b w:val="false"/>
            <w:bCs w:val="false"/>
          </w:rPr>
          <w:t>in t</w:t>
        </w:r>
      </w:hyperlink>
      <w:hyperlink r:id="rId13">
        <w:r>
          <w:rPr>
            <w:rStyle w:val="InternetLink"/>
            <w:b w:val="false"/>
            <w:bCs w:val="false"/>
          </w:rPr>
          <w:t>he Wiki</w:t>
        </w:r>
      </w:hyperlink>
      <w:r>
        <w:rPr/>
        <w:tab/>
      </w:r>
    </w:p>
    <w:p>
      <w:pPr>
        <w:pStyle w:val="Normal"/>
        <w:bidi w:val="0"/>
        <w:jc w:val="left"/>
        <w:rPr/>
      </w:pPr>
      <w:r>
        <w:rPr/>
      </w:r>
    </w:p>
    <w:p>
      <w:pPr>
        <w:pStyle w:val="Normal"/>
        <w:bidi w:val="0"/>
        <w:jc w:val="left"/>
        <w:rPr/>
      </w:pPr>
      <w:r>
        <w:rPr/>
        <w:t xml:space="preserve">The original Fluxbox toolbar is very different from what today’s users expect in function and design. (You can toggle back and forth between the two: </w:t>
      </w:r>
      <w:r>
        <w:rPr>
          <w:i/>
          <w:iCs/>
        </w:rPr>
        <w:t>Menu &gt; Appearance &gt; Toolbar &gt; Fluxbox</w:t>
      </w:r>
      <w:r>
        <w:rPr/>
        <w:t xml:space="preserve"> | Traditional) That’s the reason an alternative “traditional” toolbar was added starting with MX-Fluxbox 2.2 using an highly configurable app known as “</w:t>
      </w:r>
      <w:r>
        <w:rPr>
          <w:b/>
          <w:bCs/>
        </w:rPr>
        <w:t>tint2</w:t>
      </w:r>
      <w:r>
        <w:rPr/>
        <w:t xml:space="preserve">.” </w:t>
      </w:r>
    </w:p>
    <w:p>
      <w:pPr>
        <w:pStyle w:val="Normal"/>
        <w:bidi w:val="0"/>
        <w:jc w:val="left"/>
        <w:rPr/>
      </w:pPr>
      <w:r>
        <w:rPr/>
      </w:r>
    </w:p>
    <w:p>
      <w:pPr>
        <w:pStyle w:val="TextBody"/>
        <w:bidi w:val="0"/>
        <w:spacing w:lineRule="auto" w:line="276" w:before="0" w:after="140"/>
        <w:jc w:val="left"/>
        <w:rPr/>
      </w:pPr>
      <w:r>
        <w:rPr/>
        <w:t>To change the panel, click the wrench icon next to the Start button</w:t>
      </w:r>
      <w:del w:id="21" w:author="Jerry Bond" w:date="2021-09-24T16:24:24Z">
        <w:r>
          <w:rPr/>
          <w:delText xml:space="preserve"> or the </w:delText>
        </w:r>
      </w:del>
      <w:ins w:id="22" w:author="Jerry Bond" w:date="2021-09-24T16:24:25Z">
        <w:r>
          <w:rPr/>
          <w:t xml:space="preserve">, </w:t>
        </w:r>
      </w:ins>
      <w:ins w:id="23" w:author="Jerry Bond" w:date="2021-09-24T16:24:25Z">
        <w:r>
          <w:rPr/>
          <w:t xml:space="preserve">the </w:t>
        </w:r>
      </w:ins>
      <w:r>
        <w:rPr/>
        <w:t>gear icon on the dock</w:t>
      </w:r>
      <w:ins w:id="24" w:author="Jerry Bond" w:date="2021-09-24T16:24:31Z">
        <w:r>
          <w:rPr/>
          <w:t xml:space="preserve"> </w:t>
        </w:r>
      </w:ins>
      <w:ins w:id="25" w:author="Jerry Bond" w:date="2021-09-24T16:24:31Z">
        <w:r>
          <w:rPr/>
          <w:t xml:space="preserve">or </w:t>
        </w:r>
      </w:ins>
      <w:ins w:id="26" w:author="Jerry Bond" w:date="2021-09-24T16:24:31Z">
        <w:r>
          <w:rPr>
            <w:rFonts w:eastAsia="WenQuanYi Micro Hei" w:cs="FreeSans"/>
            <w:color w:val="auto"/>
            <w:kern w:val="2"/>
            <w:sz w:val="24"/>
            <w:szCs w:val="24"/>
            <w:lang w:val="en-US" w:eastAsia="zh-CN" w:bidi="hi-IN"/>
          </w:rPr>
          <w:t>the listing in the</w:t>
        </w:r>
      </w:ins>
      <w:ins w:id="27" w:author="Jerry Bond" w:date="2021-09-24T16:24:31Z">
        <w:r>
          <w:rPr/>
          <w:t xml:space="preserve"> Menu</w:t>
        </w:r>
      </w:ins>
      <w:r>
        <w:rPr/>
        <w:t>. This launches the Settings manager, where you can click on “Tint2 manager.”</w:t>
      </w:r>
    </w:p>
    <w:p>
      <w:pPr>
        <w:pStyle w:val="TextBody"/>
        <w:bidi w:val="0"/>
        <w:jc w:val="left"/>
        <w:rPr/>
      </w:pPr>
      <w:r>
        <w:rPr>
          <w:b w:val="false"/>
          <w:bCs w:val="false"/>
          <w:u w:val="none"/>
        </w:rPr>
        <w:t xml:space="preserve">The screen opens showing all the tint2 configurations in the location </w:t>
      </w:r>
      <w:r>
        <w:rPr>
          <w:b w:val="false"/>
          <w:bCs w:val="false"/>
          <w:i/>
          <w:iCs/>
          <w:u w:val="none"/>
        </w:rPr>
        <w:t>~/config/tint2/</w:t>
      </w:r>
      <w:r>
        <w:rPr>
          <w:b w:val="false"/>
          <w:bCs w:val="false"/>
          <w:i w:val="false"/>
          <w:iCs w:val="false"/>
          <w:u w:val="none"/>
        </w:rPr>
        <w:t>. MXFB supplies a small set of very different configurations that you can try out.</w:t>
      </w:r>
    </w:p>
    <w:p>
      <w:pPr>
        <w:pStyle w:val="TextBody"/>
        <w:bidi w:val="0"/>
        <w:jc w:val="left"/>
        <w:rPr/>
      </w:pPr>
      <w:r>
        <w:rPr>
          <w:b w:val="false"/>
          <w:bCs w:val="false"/>
          <w:i w:val="false"/>
          <w:iCs w:val="false"/>
          <w:u w:val="none"/>
        </w:rPr>
        <w:t>In addition to selecting an existing configuration you can also change the elements of any panel—in fact, that is one of the great pleasures of using tint2. Click on either the “</w:t>
      </w:r>
      <w:r>
        <w:rPr>
          <w:b w:val="false"/>
          <w:bCs w:val="false"/>
          <w:i w:val="false"/>
          <w:iCs w:val="false"/>
          <w:u w:val="none"/>
        </w:rPr>
        <w:t>Config</w:t>
      </w:r>
      <w:r>
        <w:rPr>
          <w:b w:val="false"/>
          <w:bCs w:val="false"/>
          <w:i w:val="false"/>
          <w:iCs w:val="false"/>
          <w:u w:val="none"/>
        </w:rPr>
        <w:t xml:space="preserve">” or the “Edit” button for </w:t>
      </w:r>
      <w:r>
        <w:rPr>
          <w:b w:val="false"/>
          <w:bCs w:val="false"/>
          <w:i w:val="false"/>
          <w:iCs w:val="false"/>
          <w:u w:val="none"/>
        </w:rPr>
        <w:t xml:space="preserve">graphical or </w:t>
      </w:r>
      <w:r>
        <w:rPr>
          <w:b w:val="false"/>
          <w:bCs w:val="false"/>
          <w:i w:val="false"/>
          <w:iCs w:val="false"/>
          <w:u w:val="none"/>
        </w:rPr>
        <w:t>direct editing.</w:t>
      </w:r>
    </w:p>
    <w:p>
      <w:pPr>
        <w:pStyle w:val="TextBody"/>
        <w:bidi w:val="0"/>
        <w:jc w:val="left"/>
        <w:rPr/>
      </w:pPr>
      <w:r>
        <w:rPr/>
        <w:t>The Graphical editor includes two applications:</w:t>
      </w:r>
    </w:p>
    <w:p>
      <w:pPr>
        <w:pStyle w:val="TextBody"/>
        <w:numPr>
          <w:ilvl w:val="0"/>
          <w:numId w:val="6"/>
        </w:numPr>
        <w:bidi w:val="0"/>
        <w:jc w:val="left"/>
        <w:rPr/>
      </w:pPr>
      <w:r>
        <w:rPr/>
        <w:t>“</w:t>
      </w:r>
      <w:r>
        <w:rPr/>
        <w:t xml:space="preserve">Themes” displays all the tint2 configs in the user’s location as well as a few others brought in during installation. </w:t>
      </w:r>
    </w:p>
    <w:p>
      <w:pPr>
        <w:pStyle w:val="TextBody"/>
        <w:numPr>
          <w:ilvl w:val="0"/>
          <w:numId w:val="6"/>
        </w:numPr>
        <w:bidi w:val="0"/>
        <w:jc w:val="left"/>
        <w:rPr/>
      </w:pPr>
      <w:r>
        <w:rPr/>
        <w:t>“</w:t>
      </w:r>
      <w:r>
        <w:rPr/>
        <w:t xml:space="preserve">Properties” displays the features of the running config. If the Properties window is not visible, click on the little gear icon in the upper left corner. </w:t>
      </w:r>
    </w:p>
    <w:p>
      <w:pPr>
        <w:pStyle w:val="Normal"/>
        <w:bidi w:val="0"/>
        <w:jc w:val="left"/>
        <w:rPr/>
      </w:pPr>
      <w:r>
        <w:rPr/>
        <w:t xml:space="preserve">Here are a couple of common actions </w:t>
      </w:r>
      <w:r>
        <w:rPr/>
        <w:t>i</w:t>
      </w:r>
      <w:r>
        <w:rPr/>
        <w:t>n the “Properties” window to get you started:</w:t>
      </w:r>
    </w:p>
    <w:p>
      <w:pPr>
        <w:pStyle w:val="Normal"/>
        <w:numPr>
          <w:ilvl w:val="0"/>
          <w:numId w:val="7"/>
        </w:numPr>
        <w:bidi w:val="0"/>
        <w:jc w:val="left"/>
        <w:rPr/>
      </w:pPr>
      <w:r>
        <w:rPr/>
        <w:t xml:space="preserve">Adding/Removing launchers. </w:t>
      </w:r>
      <w:bookmarkStart w:id="6" w:name="__DdeLink__666_264216754"/>
      <w:r>
        <w:rPr/>
        <w:t>C</w:t>
      </w:r>
      <w:r>
        <w:rPr/>
        <w:t>lick</w:t>
      </w:r>
      <w:bookmarkEnd w:id="6"/>
      <w:r>
        <w:rPr/>
        <w:t xml:space="preserve"> the “Launcher” entry on the left side. The right panel has two columns: on the left a list of application icons currently displayed on the toolbar, while on the right a list of all desktop applications installed. </w:t>
      </w:r>
      <w:ins w:id="28" w:author="Jerry Bond" w:date="2021-09-23T16:46:22Z">
        <w:r>
          <w:rPr/>
          <w:t>Use the arrows to move items up/down.</w:t>
        </w:r>
      </w:ins>
    </w:p>
    <w:p>
      <w:pPr>
        <w:pStyle w:val="Normal"/>
        <w:numPr>
          <w:ilvl w:val="1"/>
          <w:numId w:val="7"/>
        </w:numPr>
        <w:bidi w:val="0"/>
        <w:jc w:val="left"/>
        <w:rPr/>
      </w:pPr>
      <w:r>
        <w:rPr>
          <w:b/>
          <w:bCs/>
        </w:rPr>
        <w:t>Add</w:t>
      </w:r>
      <w:r>
        <w:rPr/>
        <w:t>: select the application you want from the list in the right column, click the “left arrow” icon on the middle and then click the “Apply” button, to instantly add it to the toolbar.</w:t>
      </w:r>
    </w:p>
    <w:p>
      <w:pPr>
        <w:pStyle w:val="Normal"/>
        <w:numPr>
          <w:ilvl w:val="1"/>
          <w:numId w:val="7"/>
        </w:numPr>
        <w:bidi w:val="0"/>
        <w:jc w:val="left"/>
        <w:rPr/>
      </w:pPr>
      <w:r>
        <w:rPr>
          <w:b/>
          <w:bCs/>
        </w:rPr>
        <w:t>Remove</w:t>
      </w:r>
      <w:r>
        <w:rPr/>
        <w:t>: reverse the procedure.</w:t>
      </w:r>
    </w:p>
    <w:p>
      <w:pPr>
        <w:pStyle w:val="Normal"/>
        <w:numPr>
          <w:ilvl w:val="0"/>
          <w:numId w:val="7"/>
        </w:numPr>
        <w:bidi w:val="0"/>
        <w:jc w:val="left"/>
        <w:rPr/>
      </w:pPr>
      <w:r>
        <w:rPr/>
        <w:t xml:space="preserve">Moving or resizing the panel. </w:t>
      </w:r>
      <w:bookmarkStart w:id="7" w:name="__DdeLink__648_264216754"/>
      <w:r>
        <w:rPr/>
        <w:t xml:space="preserve"> </w:t>
      </w:r>
      <w:r>
        <w:rPr/>
        <w:t>C</w:t>
      </w:r>
      <w:r>
        <w:rPr/>
        <w:t xml:space="preserve">lick the “Panel” entry in the left panel </w:t>
      </w:r>
      <w:bookmarkEnd w:id="7"/>
      <w:r>
        <w:rPr/>
        <w:t xml:space="preserve">and then choose its placement and size in the right panel. Click the “Apply” button. </w:t>
      </w:r>
      <w:r>
        <w:rPr/>
        <w:t xml:space="preserve">That is also where you can scroll down and check the </w:t>
      </w:r>
      <w:r>
        <w:rPr>
          <w:rFonts w:eastAsia="WenQuanYi Micro Hei" w:cs="FreeSans"/>
          <w:color w:val="auto"/>
          <w:kern w:val="2"/>
          <w:sz w:val="24"/>
          <w:szCs w:val="24"/>
          <w:lang w:val="en-US" w:eastAsia="zh-CN" w:bidi="hi-IN"/>
        </w:rPr>
        <w:t>“Autohide” box if desired.</w:t>
      </w:r>
    </w:p>
    <w:p>
      <w:pPr>
        <w:pStyle w:val="Normal"/>
        <w:numPr>
          <w:ilvl w:val="0"/>
          <w:numId w:val="7"/>
        </w:numPr>
        <w:bidi w:val="0"/>
        <w:jc w:val="left"/>
        <w:rPr/>
      </w:pPr>
      <w:r>
        <w:rPr/>
        <w:t xml:space="preserve">Changing to time/date format. </w:t>
      </w:r>
      <w:r>
        <w:rPr>
          <w:rFonts w:eastAsia="WenQuanYi Micro Hei" w:cs="FreeSans"/>
          <w:b w:val="false"/>
          <w:bCs w:val="false"/>
          <w:color w:val="auto"/>
          <w:kern w:val="2"/>
          <w:sz w:val="24"/>
          <w:szCs w:val="24"/>
          <w:lang w:val="en-US" w:eastAsia="zh-CN" w:bidi="hi-IN"/>
        </w:rPr>
        <w:t>C</w:t>
      </w:r>
      <w:r>
        <w:rPr>
          <w:b w:val="false"/>
          <w:bCs w:val="false"/>
        </w:rPr>
        <w:t>lick the “</w:t>
      </w:r>
      <w:r>
        <w:rPr>
          <w:rFonts w:eastAsia="WenQuanYi Micro Hei" w:cs="FreeSans"/>
          <w:b w:val="false"/>
          <w:bCs w:val="false"/>
          <w:color w:val="auto"/>
          <w:kern w:val="2"/>
          <w:sz w:val="24"/>
          <w:szCs w:val="24"/>
          <w:lang w:val="en-US" w:eastAsia="zh-CN" w:bidi="hi-IN"/>
        </w:rPr>
        <w:t>Clock</w:t>
      </w:r>
      <w:r>
        <w:rPr>
          <w:b w:val="false"/>
          <w:bCs w:val="false"/>
        </w:rPr>
        <w:t xml:space="preserve">” entry in the left panel and then change </w:t>
      </w:r>
      <w:r>
        <w:rPr>
          <w:rFonts w:eastAsia="WenQuanYi Micro Hei" w:cs="FreeSans"/>
          <w:b w:val="false"/>
          <w:bCs w:val="false"/>
          <w:color w:val="auto"/>
          <w:kern w:val="2"/>
          <w:sz w:val="24"/>
          <w:szCs w:val="24"/>
          <w:lang w:val="en-US" w:eastAsia="zh-CN" w:bidi="hi-IN"/>
        </w:rPr>
        <w:t>the</w:t>
      </w:r>
      <w:r>
        <w:rPr>
          <w:b w:val="false"/>
          <w:bCs w:val="false"/>
        </w:rPr>
        <w:t xml:space="preserve"> field </w:t>
      </w:r>
      <w:r>
        <w:rPr>
          <w:rFonts w:eastAsia="WenQuanYi Micro Hei" w:cs="FreeSans"/>
          <w:b w:val="false"/>
          <w:bCs w:val="false"/>
          <w:color w:val="auto"/>
          <w:kern w:val="2"/>
          <w:sz w:val="24"/>
          <w:szCs w:val="24"/>
          <w:lang w:val="en-US" w:eastAsia="zh-CN" w:bidi="hi-IN"/>
        </w:rPr>
        <w:t xml:space="preserve">“First line format” or “Second line format” to whatever you like. To get 24hr time, for instance, </w:t>
      </w:r>
      <w:r>
        <w:rPr>
          <w:rFonts w:eastAsia="WenQuanYi Micro Hei" w:cs="FreeSans"/>
          <w:b w:val="false"/>
          <w:bCs w:val="false"/>
          <w:color w:val="auto"/>
          <w:kern w:val="2"/>
          <w:sz w:val="24"/>
          <w:szCs w:val="24"/>
          <w:lang w:val="en-US" w:eastAsia="zh-CN" w:bidi="hi-IN"/>
        </w:rPr>
        <w:t>you would change “%I” to “%H”.</w:t>
      </w:r>
      <w:ins w:id="29" w:author="Jerry Bond" w:date="2021-09-23T16:47:55Z">
        <w:r>
          <w:rPr>
            <w:rFonts w:eastAsia="WenQuanYi Micro Hei" w:cs="FreeSans"/>
            <w:b w:val="false"/>
            <w:bCs w:val="false"/>
            <w:color w:val="auto"/>
            <w:kern w:val="2"/>
            <w:sz w:val="24"/>
            <w:szCs w:val="24"/>
            <w:lang w:val="en-US" w:eastAsia="zh-CN" w:bidi="hi-IN"/>
          </w:rPr>
          <w:t xml:space="preserve"> </w:t>
        </w:r>
      </w:ins>
      <w:ins w:id="30" w:author="Jerry Bond" w:date="2021-09-23T16:47:55Z">
        <w:r>
          <w:rPr>
            <w:rFonts w:eastAsia="WenQuanYi Micro Hei" w:cs="FreeSans"/>
            <w:b w:val="false"/>
            <w:bCs w:val="false"/>
            <w:color w:val="auto"/>
            <w:kern w:val="2"/>
            <w:sz w:val="24"/>
            <w:szCs w:val="24"/>
            <w:lang w:val="en-US" w:eastAsia="zh-CN" w:bidi="hi-IN"/>
          </w:rPr>
          <w:t xml:space="preserve">Codes </w:t>
        </w:r>
      </w:ins>
      <w:hyperlink r:id="rId14">
        <w:ins w:id="31" w:author="Jerry Bond" w:date="2021-09-23T16:47:55Z">
          <w:r>
            <w:rPr>
              <w:rStyle w:val="InternetLink"/>
            </w:rPr>
            <w:t>in the Wiki</w:t>
          </w:r>
        </w:ins>
      </w:hyperlink>
      <w:ins w:id="32" w:author="Jerry Bond" w:date="2021-09-23T16:48:00Z">
        <w:r>
          <w:rPr>
            <w:rFonts w:eastAsia="WenQuanYi Micro Hei" w:cs="FreeSans"/>
            <w:b w:val="false"/>
            <w:bCs w:val="false"/>
            <w:color w:val="auto"/>
            <w:kern w:val="2"/>
            <w:sz w:val="24"/>
            <w:szCs w:val="24"/>
            <w:lang w:val="en-US" w:eastAsia="zh-CN" w:bidi="hi-IN"/>
          </w:rPr>
          <w:t>.</w:t>
        </w:r>
      </w:ins>
    </w:p>
    <w:p>
      <w:pPr>
        <w:pStyle w:val="TextBody"/>
        <w:bidi w:val="0"/>
        <w:jc w:val="left"/>
        <w:rPr>
          <w:b/>
          <w:b/>
          <w:bCs/>
        </w:rPr>
      </w:pPr>
      <w:r>
        <w:rPr>
          <w:b/>
          <w:bCs/>
        </w:rPr>
      </w:r>
    </w:p>
    <w:p>
      <w:pPr>
        <w:pStyle w:val="TextBody"/>
        <w:bidi w:val="0"/>
        <w:jc w:val="left"/>
        <w:rPr>
          <w:del w:id="43" w:author="Jerry Bond" w:date="2021-09-23T16:43:15Z"/>
        </w:rPr>
      </w:pPr>
      <w:bookmarkStart w:id="8" w:name="__RefHeading___Toc1472_4265139331"/>
      <w:bookmarkEnd w:id="8"/>
      <w:r>
        <w:rPr>
          <w:b/>
          <w:bCs/>
        </w:rPr>
        <w:t>NOTE</w:t>
      </w:r>
      <w:r>
        <w:rPr/>
        <w:t xml:space="preserve">: </w:t>
      </w:r>
      <w:del w:id="33" w:author="Jerry Bond" w:date="2021-09-23T16:42:15Z">
        <w:r>
          <w:rPr/>
          <w:delText>when you select a new theme you will lose any customization that you made to the previously used theme such as adding a quick launcher. It’s better to first b</w:delText>
        </w:r>
      </w:del>
      <w:ins w:id="34" w:author="Jerry Bond" w:date="2021-09-23T16:42:15Z">
        <w:r>
          <w:rPr>
            <w:rFonts w:eastAsia="WenQuanYi Micro Hei" w:cs="FreeSans"/>
            <w:color w:val="auto"/>
            <w:kern w:val="2"/>
            <w:sz w:val="24"/>
            <w:szCs w:val="24"/>
            <w:lang w:val="en-US" w:eastAsia="zh-CN" w:bidi="hi-IN"/>
          </w:rPr>
          <w:t>B</w:t>
        </w:r>
      </w:ins>
      <w:r>
        <w:rPr/>
        <w:t xml:space="preserve">ack up your current configuration </w:t>
      </w:r>
      <w:del w:id="35" w:author="Jerry Bond" w:date="2021-09-23T16:42:32Z">
        <w:r>
          <w:rPr/>
          <w:delText>s</w:delText>
        </w:r>
      </w:del>
      <w:ins w:id="36" w:author="Jerry Bond" w:date="2021-09-23T16:42:26Z">
        <w:r>
          <w:rPr/>
          <w:t xml:space="preserve">before </w:t>
        </w:r>
      </w:ins>
      <w:del w:id="37" w:author="Jerry Bond" w:date="2021-09-23T16:42:43Z">
        <w:r>
          <w:rPr/>
          <w:delText>o you can then paste your customization</w:delText>
        </w:r>
      </w:del>
      <w:ins w:id="38" w:author="Jerry Bond" w:date="2021-09-23T16:42:43Z">
        <w:r>
          <w:rPr>
            <w:rFonts w:eastAsia="WenQuanYi Micro Hei" w:cs="FreeSans"/>
            <w:color w:val="auto"/>
            <w:kern w:val="2"/>
            <w:sz w:val="24"/>
            <w:szCs w:val="24"/>
            <w:lang w:val="en-US" w:eastAsia="zh-CN" w:bidi="hi-IN"/>
          </w:rPr>
          <w:t>changing it</w:t>
        </w:r>
      </w:ins>
      <w:del w:id="39" w:author="Jerry Bond" w:date="2021-09-23T16:42:49Z">
        <w:r>
          <w:rPr>
            <w:rFonts w:eastAsia="WenQuanYi Micro Hei" w:cs="FreeSans"/>
            <w:color w:val="auto"/>
            <w:kern w:val="2"/>
            <w:sz w:val="24"/>
            <w:szCs w:val="24"/>
            <w:lang w:val="en-US" w:eastAsia="zh-CN" w:bidi="hi-IN"/>
          </w:rPr>
          <w:delText>s to</w:delText>
        </w:r>
      </w:del>
      <w:del w:id="40" w:author="Jerry Bond" w:date="2021-09-24T16:26:26Z">
        <w:r>
          <w:rPr>
            <w:rFonts w:eastAsia="WenQuanYi Micro Hei" w:cs="FreeSans"/>
            <w:color w:val="auto"/>
            <w:kern w:val="2"/>
            <w:sz w:val="24"/>
            <w:szCs w:val="24"/>
            <w:lang w:val="en-US" w:eastAsia="zh-CN" w:bidi="hi-IN"/>
          </w:rPr>
          <w:delText xml:space="preserve"> the new theme</w:delText>
        </w:r>
      </w:del>
      <w:r>
        <w:rPr/>
        <w:t>: click on ~/.config/tint2/tint2rc</w:t>
      </w:r>
      <w:del w:id="41" w:author="Jerry Bond" w:date="2021-09-23T16:43:07Z">
        <w:r>
          <w:rPr/>
          <w:delText xml:space="preserve"> to open it in featherpad </w:delText>
        </w:r>
      </w:del>
      <w:ins w:id="42" w:author="Jerry Bond" w:date="2021-09-23T16:43:08Z">
        <w:r>
          <w:rPr/>
          <w:t xml:space="preserve"> </w:t>
        </w:r>
      </w:ins>
      <w:r>
        <w:rPr/>
        <w:t>and then save it under a new name such as “tint2rc_BAK.” You can then copy all your customized lines from your backup file to the correct place on your new tint2rc configuration.</w:t>
      </w:r>
    </w:p>
    <w:p>
      <w:pPr>
        <w:pStyle w:val="TextBody"/>
        <w:bidi w:val="0"/>
        <w:jc w:val="left"/>
        <w:rPr/>
      </w:pPr>
      <w:r>
        <w:rPr/>
      </w:r>
    </w:p>
    <w:p>
      <w:pPr>
        <w:pStyle w:val="Heading2"/>
        <w:bidi w:val="0"/>
        <w:jc w:val="left"/>
        <w:rPr/>
      </w:pPr>
      <w:bookmarkStart w:id="9" w:name="__RefHeading___Toc1793_3540384480"/>
      <w:bookmarkEnd w:id="9"/>
      <w:r>
        <w:rPr/>
        <w:t>2.4 Docks</w:t>
      </w:r>
    </w:p>
    <w:p>
      <w:pPr>
        <w:pStyle w:val="Normal"/>
        <w:bidi w:val="0"/>
        <w:jc w:val="left"/>
        <w:rPr>
          <w:shd w:fill="auto" w:val="clear"/>
        </w:rPr>
      </w:pPr>
      <w:r>
        <w:rPr>
          <w:shd w:fill="auto" w:val="clear"/>
        </w:rPr>
      </w:r>
    </w:p>
    <w:p>
      <w:pPr>
        <w:pStyle w:val="Normal"/>
        <w:bidi w:val="0"/>
        <w:ind w:left="288" w:right="0" w:hanging="0"/>
        <w:jc w:val="left"/>
        <w:rPr/>
      </w:pPr>
      <w:r>
        <w:rPr>
          <w:b/>
          <w:bCs/>
        </w:rPr>
        <w:t>Hide</w:t>
      </w:r>
      <w:r>
        <w:rPr/>
        <w:t xml:space="preserve">: </w:t>
      </w:r>
      <w:r>
        <w:rPr>
          <w:i/>
          <w:iCs/>
        </w:rPr>
        <w:t>Menu &gt; Out of sight &gt; Toggle autohide dock</w:t>
      </w:r>
    </w:p>
    <w:p>
      <w:pPr>
        <w:pStyle w:val="Normal"/>
        <w:bidi w:val="0"/>
        <w:ind w:left="288" w:right="0" w:hanging="0"/>
        <w:jc w:val="left"/>
        <w:rPr/>
      </w:pPr>
      <w:r>
        <w:rPr>
          <w:b/>
          <w:bCs/>
        </w:rPr>
        <w:t>Remove/Add (a Dock item)</w:t>
      </w:r>
      <w:r>
        <w:rPr/>
        <w:t xml:space="preserve">: </w:t>
      </w:r>
      <w:r>
        <w:rPr>
          <w:i/>
          <w:iCs/>
        </w:rPr>
        <w:t>Menu &gt; Appearance &gt; Dockmaker</w:t>
      </w:r>
    </w:p>
    <w:p>
      <w:pPr>
        <w:pStyle w:val="Normal"/>
        <w:bidi w:val="0"/>
        <w:ind w:left="288" w:right="0" w:hanging="0"/>
        <w:jc w:val="left"/>
        <w:rPr/>
      </w:pPr>
      <w:r>
        <w:rPr>
          <w:b/>
          <w:bCs/>
        </w:rPr>
        <w:t>Stop (Default dock)</w:t>
      </w:r>
      <w:r>
        <w:rPr/>
        <w:t xml:space="preserve">: </w:t>
      </w:r>
      <w:r>
        <w:rPr>
          <w:i/>
          <w:iCs/>
        </w:rPr>
        <w:t>Menu &gt; Out of sight &gt; Disable Default dock</w:t>
      </w:r>
    </w:p>
    <w:p>
      <w:pPr>
        <w:pStyle w:val="Normal"/>
        <w:bidi w:val="0"/>
        <w:ind w:left="288" w:right="0" w:hanging="0"/>
        <w:jc w:val="left"/>
        <w:rPr/>
      </w:pPr>
      <w:bookmarkStart w:id="10" w:name="__RefHeading___Toc1679_35403844801"/>
      <w:bookmarkEnd w:id="10"/>
      <w:r>
        <w:rPr>
          <w:b/>
          <w:bCs/>
          <w:shd w:fill="auto" w:val="clear"/>
        </w:rPr>
        <w:t>Manage</w:t>
      </w:r>
      <w:r>
        <w:rPr>
          <w:shd w:fill="auto" w:val="clear"/>
        </w:rPr>
        <w:t xml:space="preserve">: </w:t>
      </w:r>
      <w:r>
        <w:rPr>
          <w:i/>
          <w:iCs/>
          <w:shd w:fill="auto" w:val="clear"/>
        </w:rPr>
        <w:t xml:space="preserve">Menu &gt; Appearance &gt; Dockmaker </w:t>
      </w:r>
    </w:p>
    <w:p>
      <w:pPr>
        <w:pStyle w:val="TextBody"/>
        <w:bidi w:val="0"/>
        <w:jc w:val="left"/>
        <w:rPr/>
      </w:pPr>
      <w:r>
        <w:rPr>
          <w:shd w:fill="auto" w:val="clear"/>
        </w:rPr>
        <w:t xml:space="preserve">     </w:t>
      </w:r>
      <w:r>
        <w:rPr>
          <w:b/>
          <w:bCs/>
          <w:shd w:fill="auto" w:val="clear"/>
        </w:rPr>
        <w:t xml:space="preserve">Help: </w:t>
      </w:r>
      <w:hyperlink r:id="rId15">
        <w:r>
          <w:rPr>
            <w:rStyle w:val="InternetLink"/>
            <w:b w:val="false"/>
            <w:bCs w:val="false"/>
            <w:strike w:val="false"/>
            <w:dstrike w:val="false"/>
            <w:shd w:fill="auto" w:val="clear"/>
          </w:rPr>
          <w:t>in the Wiki</w:t>
        </w:r>
      </w:hyperlink>
    </w:p>
    <w:p>
      <w:pPr>
        <w:pStyle w:val="TextBody"/>
        <w:bidi w:val="0"/>
        <w:jc w:val="left"/>
        <w:rPr/>
      </w:pPr>
      <w:r>
        <w:rPr>
          <w:shd w:fill="auto" w:val="clear"/>
        </w:rPr>
        <w:t xml:space="preserve">External docks </w:t>
      </w:r>
      <w:del w:id="44" w:author="Jerry Bond" w:date="2021-09-24T16:26:51Z">
        <w:r>
          <w:rPr>
            <w:shd w:fill="auto" w:val="clear"/>
          </w:rPr>
          <w:delText xml:space="preserve">such as plank </w:delText>
        </w:r>
      </w:del>
      <w:r>
        <w:rPr>
          <w:shd w:fill="auto" w:val="clear"/>
        </w:rPr>
        <w:t>often do not work easily with Fluxbox. But MXFB has a native app called Dockmaker which makes it easy for the user to create, modify and manage docks. A vertical dock appears on the desktop when the user logs in for the first time</w:t>
      </w:r>
      <w:ins w:id="45" w:author="Jerry Bond" w:date="2021-09-24T16:27:33Z">
        <w:r>
          <w:rPr>
            <w:shd w:fill="auto" w:val="clear"/>
          </w:rPr>
          <w:t xml:space="preserve">. </w:t>
        </w:r>
      </w:ins>
      <w:ins w:id="46" w:author="Jerry Bond" w:date="2021-09-24T16:27:33Z">
        <w:r>
          <w:rPr>
            <w:shd w:fill="auto" w:val="clear"/>
          </w:rPr>
          <w:t>Its</w:t>
        </w:r>
      </w:ins>
      <w:del w:id="47" w:author="Jerry Bond" w:date="2021-09-24T16:27:38Z">
        <w:r>
          <w:rPr>
            <w:shd w:fill="auto" w:val="clear"/>
          </w:rPr>
          <w:delText xml:space="preserve"> whose </w:delText>
        </w:r>
      </w:del>
      <w:ins w:id="48" w:author="Jerry Bond" w:date="2021-09-24T16:27:39Z">
        <w:r>
          <w:rPr>
            <w:shd w:fill="auto" w:val="clear"/>
          </w:rPr>
          <w:t xml:space="preserve"> </w:t>
        </w:r>
      </w:ins>
      <w:r>
        <w:rPr>
          <w:shd w:fill="auto" w:val="clear"/>
        </w:rPr>
        <w:t xml:space="preserve">configuration is set in </w:t>
      </w:r>
      <w:r>
        <w:rPr>
          <w:i/>
          <w:iCs/>
          <w:shd w:fill="auto" w:val="clear"/>
        </w:rPr>
        <w:t>~/fluxbox/scripts/DefaultDock.mxdk</w:t>
      </w:r>
      <w:del w:id="49" w:author="Jerry Bond" w:date="2021-09-24T16:27:14Z">
        <w:r>
          <w:rPr>
            <w:i/>
            <w:iCs/>
            <w:shd w:fill="auto" w:val="clear"/>
          </w:rPr>
          <w:delText>.</w:delText>
        </w:r>
      </w:del>
      <w:r>
        <w:rPr>
          <w:shd w:fill="auto" w:val="clear"/>
        </w:rPr>
        <w:t xml:space="preserve"> </w:t>
      </w:r>
    </w:p>
    <w:p>
      <w:pPr>
        <w:pStyle w:val="TextBody"/>
        <w:bidi w:val="0"/>
        <w:jc w:val="left"/>
        <w:rPr/>
      </w:pPr>
      <w:r>
        <w:rPr>
          <w:b/>
          <w:bCs/>
          <w:strike w:val="false"/>
          <w:dstrike w:val="false"/>
          <w:shd w:fill="auto" w:val="clear"/>
        </w:rPr>
        <w:t>NOTE</w:t>
      </w:r>
      <w:r>
        <w:rPr>
          <w:strike w:val="false"/>
          <w:dstrike w:val="false"/>
          <w:shd w:fill="auto" w:val="clear"/>
        </w:rPr>
        <w:t xml:space="preserve">: you can also use tint2 as a dock, </w:t>
      </w:r>
      <w:r>
        <w:rPr>
          <w:strike w:val="false"/>
          <w:dstrike w:val="false"/>
          <w:shd w:fill="auto" w:val="clear"/>
        </w:rPr>
        <w:t>and a few examples can be found using Tint2 manager.</w:t>
      </w:r>
    </w:p>
    <w:p>
      <w:pPr>
        <w:pStyle w:val="Heading2"/>
        <w:bidi w:val="0"/>
        <w:jc w:val="left"/>
        <w:rPr/>
      </w:pPr>
      <w:bookmarkStart w:id="11" w:name="__RefHeading___Toc1795_3540384480"/>
      <w:bookmarkEnd w:id="11"/>
      <w:r>
        <w:rPr/>
        <w:t>2.5 The rootMenu</w:t>
      </w:r>
    </w:p>
    <w:p>
      <w:pPr>
        <w:pStyle w:val="Normal"/>
        <w:bidi w:val="0"/>
        <w:ind w:left="288" w:right="0" w:hanging="0"/>
        <w:jc w:val="left"/>
        <w:rPr/>
      </w:pPr>
      <w:r>
        <w:rPr>
          <w:b/>
          <w:bCs/>
        </w:rPr>
        <w:t>Hide</w:t>
      </w:r>
      <w:r>
        <w:rPr/>
        <w:t xml:space="preserve">: </w:t>
      </w:r>
      <w:r>
        <w:rPr>
          <w:i/>
          <w:iCs/>
        </w:rPr>
        <w:t>always hidden by default</w:t>
      </w:r>
    </w:p>
    <w:p>
      <w:pPr>
        <w:pStyle w:val="Normal"/>
        <w:bidi w:val="0"/>
        <w:ind w:left="288" w:right="0" w:hanging="0"/>
        <w:jc w:val="left"/>
        <w:rPr/>
      </w:pPr>
      <w:r>
        <w:rPr>
          <w:b/>
          <w:bCs/>
        </w:rPr>
        <w:t>Remove/Add (a menu item)</w:t>
      </w:r>
      <w:r>
        <w:rPr/>
        <w:t xml:space="preserve">: </w:t>
      </w:r>
      <w:r>
        <w:rPr>
          <w:i/>
          <w:iCs/>
        </w:rPr>
        <w:t>Menu &gt; Settings &gt; Configure &gt; Menus</w:t>
      </w:r>
    </w:p>
    <w:p>
      <w:pPr>
        <w:pStyle w:val="Normal"/>
        <w:bidi w:val="0"/>
        <w:ind w:left="288" w:right="0" w:hanging="0"/>
        <w:jc w:val="left"/>
        <w:rPr/>
      </w:pPr>
      <w:r>
        <w:rPr>
          <w:b/>
          <w:bCs/>
        </w:rPr>
        <w:t>Stop</w:t>
      </w:r>
      <w:r>
        <w:rPr/>
        <w:t xml:space="preserve">: </w:t>
      </w:r>
      <w:r>
        <w:rPr>
          <w:i/>
          <w:iCs/>
        </w:rPr>
        <w:t xml:space="preserve">put a comment (#) in front of the line </w:t>
      </w:r>
      <w:ins w:id="50" w:author="Jerry Bond" w:date="2021-09-24T16:28:28Z">
        <w:r>
          <w:rPr>
            <w:i/>
            <w:iCs/>
          </w:rPr>
          <w:t xml:space="preserve">in the init file </w:t>
        </w:r>
      </w:ins>
      <w:r>
        <w:rPr>
          <w:i/>
          <w:iCs/>
        </w:rPr>
        <w:t>that starts</w:t>
      </w:r>
      <w:ins w:id="51" w:author="Jerry Bond" w:date="2021-09-24T16:29:37Z">
        <w:r>
          <w:rPr>
            <w:i/>
            <w:iCs/>
          </w:rPr>
          <w:t xml:space="preserve"> </w:t>
        </w:r>
      </w:ins>
      <w:ins w:id="52" w:author="Jerry Bond" w:date="2021-09-24T16:29:37Z">
        <w:r>
          <w:rPr>
            <w:i/>
            <w:iCs/>
          </w:rPr>
          <w:t>with</w:t>
        </w:r>
      </w:ins>
      <w:r>
        <w:rPr>
          <w:i/>
          <w:iCs/>
        </w:rPr>
        <w:t>:</w:t>
      </w:r>
    </w:p>
    <w:p>
      <w:pPr>
        <w:pStyle w:val="Normal"/>
        <w:bidi w:val="0"/>
        <w:ind w:left="288" w:right="0" w:hanging="0"/>
        <w:jc w:val="left"/>
        <w:rPr/>
      </w:pPr>
      <w:r>
        <w:rPr>
          <w:i/>
          <w:iCs/>
        </w:rPr>
        <w:tab/>
      </w:r>
      <w:r>
        <w:rPr>
          <w:i/>
          <w:iCs/>
          <w:shd w:fill="auto" w:val="clear"/>
        </w:rPr>
        <w:t>session.menuFile:</w:t>
      </w:r>
      <w:r>
        <w:rPr>
          <w:i/>
          <w:iCs/>
        </w:rPr>
        <w:t xml:space="preserve">  </w:t>
      </w:r>
    </w:p>
    <w:p>
      <w:pPr>
        <w:pStyle w:val="Normal"/>
        <w:bidi w:val="0"/>
        <w:ind w:left="288" w:right="0" w:hanging="0"/>
        <w:jc w:val="left"/>
        <w:rPr/>
      </w:pPr>
      <w:r>
        <w:rPr>
          <w:b/>
          <w:bCs/>
          <w:shd w:fill="auto" w:val="clear"/>
        </w:rPr>
        <w:t>Manage</w:t>
      </w:r>
      <w:r>
        <w:rPr>
          <w:shd w:fill="auto" w:val="clear"/>
        </w:rPr>
        <w:t xml:space="preserve">: </w:t>
      </w:r>
      <w:r>
        <w:rPr>
          <w:i/>
          <w:iCs/>
          <w:shd w:fill="auto" w:val="clear"/>
        </w:rPr>
        <w:t>Menu &gt; Settings &gt; Configure &gt; Menus</w:t>
        <w:tab/>
      </w:r>
    </w:p>
    <w:p>
      <w:pPr>
        <w:pStyle w:val="TextBody"/>
        <w:bidi w:val="0"/>
        <w:jc w:val="left"/>
        <w:rPr/>
      </w:pPr>
      <w:r>
        <w:rPr>
          <w:shd w:fill="auto" w:val="clear"/>
        </w:rPr>
        <w:t xml:space="preserve">     </w:t>
      </w:r>
      <w:r>
        <w:rPr>
          <w:b/>
          <w:bCs/>
          <w:shd w:fill="auto" w:val="clear"/>
        </w:rPr>
        <w:t xml:space="preserve">Help: </w:t>
      </w:r>
      <w:r>
        <w:rPr>
          <w:b w:val="false"/>
          <w:bCs w:val="false"/>
          <w:strike w:val="false"/>
          <w:dstrike w:val="false"/>
          <w:shd w:fill="auto" w:val="clear"/>
        </w:rPr>
        <w:t>Section 3 and Links</w:t>
      </w:r>
    </w:p>
    <w:p>
      <w:pPr>
        <w:pStyle w:val="TextBody"/>
        <w:bidi w:val="0"/>
        <w:jc w:val="left"/>
        <w:rPr>
          <w:b w:val="false"/>
          <w:b w:val="false"/>
          <w:bCs w:val="false"/>
          <w:strike w:val="false"/>
          <w:dstrike w:val="false"/>
          <w:shd w:fill="auto" w:val="clear"/>
          <w:del w:id="56" w:author="Jerry Bond" w:date="2021-09-23T16:40:14Z"/>
        </w:rPr>
      </w:pPr>
      <w:r>
        <w:rPr>
          <w:b w:val="false"/>
          <w:bCs w:val="false"/>
          <w:strike w:val="false"/>
          <w:dstrike w:val="false"/>
          <w:shd w:fill="auto" w:val="clear"/>
        </w:rPr>
        <w:t xml:space="preserve">The rootMenu is composed of 4 separate units to facilitate reading, editing and function. The short main menu (~/.fluxbox/menu-mx) incorporates three submenus (Appearance, Settings, Out of sight) that are located in </w:t>
      </w:r>
      <w:del w:id="53" w:author="Jerry Bond" w:date="2021-09-24T16:30:13Z">
        <w:r>
          <w:rPr>
            <w:b w:val="false"/>
            <w:bCs w:val="false"/>
            <w:strike w:val="false"/>
            <w:dstrike w:val="false"/>
            <w:shd w:fill="auto" w:val="clear"/>
          </w:rPr>
          <w:delText>a folder “</w:delText>
        </w:r>
      </w:del>
      <w:ins w:id="54" w:author="Jerry Bond" w:date="2021-09-24T16:30:13Z">
        <w:r>
          <w:rPr>
            <w:rFonts w:eastAsia="WenQuanYi Micro Hei" w:cs="FreeSans"/>
            <w:b w:val="false"/>
            <w:bCs w:val="false"/>
            <w:strike w:val="false"/>
            <w:dstrike w:val="false"/>
            <w:color w:val="000000"/>
            <w:kern w:val="2"/>
            <w:sz w:val="24"/>
            <w:szCs w:val="24"/>
            <w:shd w:fill="auto" w:val="clear"/>
            <w:lang w:val="en-US" w:eastAsia="zh-CN" w:bidi="hi-IN"/>
          </w:rPr>
          <w:t>~/.fluxbox/</w:t>
        </w:r>
      </w:ins>
      <w:r>
        <w:rPr>
          <w:b w:val="false"/>
          <w:bCs w:val="false"/>
          <w:strike w:val="false"/>
          <w:dstrike w:val="false"/>
          <w:shd w:fill="auto" w:val="clear"/>
        </w:rPr>
        <w:t>submenus.</w:t>
      </w:r>
      <w:del w:id="55" w:author="Jerry Bond" w:date="2021-09-24T16:30:21Z">
        <w:r>
          <w:rPr>
            <w:b w:val="false"/>
            <w:bCs w:val="false"/>
            <w:strike w:val="false"/>
            <w:dstrike w:val="false"/>
            <w:shd w:fill="auto" w:val="clear"/>
          </w:rPr>
          <w:delText>”</w:delText>
        </w:r>
      </w:del>
    </w:p>
    <w:p>
      <w:pPr>
        <w:pStyle w:val="TextBody"/>
        <w:bidi w:val="0"/>
        <w:jc w:val="left"/>
        <w:rPr>
          <w:b w:val="false"/>
          <w:b w:val="false"/>
          <w:bCs w:val="false"/>
          <w:ins w:id="58" w:author="Jerry Bond" w:date="2021-09-23T16:40:16Z"/>
          <w:strike w:val="false"/>
          <w:dstrike w:val="false"/>
          <w:shd w:fill="auto" w:val="clear"/>
        </w:rPr>
      </w:pPr>
      <w:ins w:id="57" w:author="Jerry Bond" w:date="2021-09-23T16:40:16Z">
        <w:r>
          <w:rPr/>
        </w:r>
      </w:ins>
    </w:p>
    <w:p>
      <w:pPr>
        <w:pStyle w:val="TextBody"/>
        <w:bidi w:val="0"/>
        <w:jc w:val="left"/>
        <w:rPr>
          <w:b w:val="false"/>
          <w:b w:val="false"/>
          <w:bCs w:val="false"/>
          <w:strike w:val="false"/>
          <w:dstrike w:val="false"/>
          <w:shd w:fill="auto" w:val="clear"/>
        </w:rPr>
      </w:pPr>
      <w:r>
        <w:rPr>
          <w:b w:val="false"/>
          <w:bCs w:val="false"/>
          <w:strike w:val="false"/>
          <w:dstrike w:val="false"/>
          <w:shd w:fill="auto" w:val="clear"/>
        </w:rPr>
        <w:t xml:space="preserve">Details about this and the other Fluxbox components are treated in detail in the following Section 3, so here our goal is </w:t>
      </w:r>
      <w:del w:id="59" w:author="Jerry Bond" w:date="2021-09-23T16:44:31Z">
        <w:r>
          <w:rPr>
            <w:b w:val="false"/>
            <w:bCs w:val="false"/>
            <w:strike w:val="false"/>
            <w:dstrike w:val="false"/>
            <w:shd w:fill="auto" w:val="clear"/>
          </w:rPr>
          <w:delText>introduce</w:delText>
        </w:r>
      </w:del>
      <w:ins w:id="60" w:author="Jerry Bond" w:date="2021-09-23T16:44:32Z">
        <w:r>
          <w:rPr>
            <w:b w:val="false"/>
            <w:bCs w:val="false"/>
            <w:strike w:val="false"/>
            <w:dstrike w:val="false"/>
            <w:shd w:fill="auto" w:val="clear"/>
          </w:rPr>
          <w:t>scan</w:t>
        </w:r>
      </w:ins>
      <w:r>
        <w:rPr>
          <w:b w:val="false"/>
          <w:bCs w:val="false"/>
          <w:strike w:val="false"/>
          <w:dstrike w:val="false"/>
          <w:shd w:fill="auto" w:val="clear"/>
        </w:rPr>
        <w:t xml:space="preserve"> the rootMenu’s </w:t>
      </w:r>
      <w:del w:id="61" w:author="Jerry Bond" w:date="2021-09-23T16:44:25Z">
        <w:r>
          <w:rPr>
            <w:b w:val="false"/>
            <w:bCs w:val="false"/>
            <w:strike w:val="false"/>
            <w:dstrike w:val="false"/>
            <w:shd w:fill="auto" w:val="clear"/>
          </w:rPr>
          <w:delText xml:space="preserve">elements from a very practical point of view. We will scan </w:delText>
        </w:r>
      </w:del>
      <w:r>
        <w:rPr>
          <w:b w:val="false"/>
          <w:bCs w:val="false"/>
          <w:strike w:val="false"/>
          <w:dstrike w:val="false"/>
          <w:shd w:fill="auto" w:val="clear"/>
        </w:rPr>
        <w:t>the three sections established by the separator lines.</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Top</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All apps: a Debian-like categorical menu</w:t>
      </w:r>
      <w:ins w:id="62" w:author="Jerry Bond" w:date="2021-09-24T16:30:46Z">
        <w:r>
          <w:rPr>
            <w:b w:val="false"/>
            <w:bCs w:val="false"/>
            <w:strike w:val="false"/>
            <w:dstrike w:val="false"/>
            <w:shd w:fill="auto" w:val="clear"/>
          </w:rPr>
          <w:t xml:space="preserve">. </w:t>
        </w:r>
      </w:ins>
      <w:ins w:id="63" w:author="Jerry Bond" w:date="2021-09-24T16:30:46Z">
        <w:r>
          <w:rPr>
            <w:b w:val="false"/>
            <w:bCs w:val="false"/>
            <w:strike w:val="false"/>
            <w:dstrike w:val="false"/>
            <w:shd w:fill="auto" w:val="clear"/>
          </w:rPr>
          <w:t>It is updated automatically w</w:t>
        </w:r>
      </w:ins>
      <w:ins w:id="64" w:author="Jerry Bond" w:date="2021-09-24T16:31:05Z">
        <w:r>
          <w:rPr>
            <w:b w:val="false"/>
            <w:bCs w:val="false"/>
            <w:strike w:val="false"/>
            <w:dstrike w:val="false"/>
            <w:shd w:fill="auto" w:val="clear"/>
          </w:rPr>
          <w:t>hen using Package Installer; otherwise</w:t>
        </w:r>
      </w:ins>
      <w:r>
        <w:rPr>
          <w:b w:val="false"/>
          <w:bCs w:val="false"/>
          <w:strike w:val="false"/>
          <w:dstrike w:val="false"/>
          <w:shd w:fill="auto" w:val="clear"/>
        </w:rPr>
        <w:t xml:space="preserve"> </w:t>
      </w:r>
      <w:del w:id="65" w:author="Jerry Bond" w:date="2021-09-24T16:31:17Z">
        <w:r>
          <w:rPr>
            <w:b w:val="false"/>
            <w:bCs w:val="false"/>
            <w:strike w:val="false"/>
            <w:dstrike w:val="false"/>
            <w:shd w:fill="auto" w:val="clear"/>
          </w:rPr>
          <w:delText>(</w:delText>
        </w:r>
      </w:del>
      <w:ins w:id="66" w:author="Jerry Bond" w:date="2021-09-23T16:40:51Z">
        <w:r>
          <w:rPr>
            <w:b w:val="false"/>
            <w:bCs w:val="false"/>
            <w:strike w:val="false"/>
            <w:dstrike w:val="false"/>
            <w:shd w:fill="auto" w:val="clear"/>
          </w:rPr>
          <w:t xml:space="preserve">click </w:t>
        </w:r>
      </w:ins>
      <w:del w:id="67" w:author="Jerry Bond" w:date="2021-09-23T16:40:53Z">
        <w:r>
          <w:rPr>
            <w:b w:val="false"/>
            <w:bCs w:val="false"/>
            <w:strike w:val="false"/>
            <w:dstrike w:val="false"/>
            <w:shd w:fill="auto" w:val="clear"/>
          </w:rPr>
          <w:delText>u</w:delText>
        </w:r>
      </w:del>
      <w:ins w:id="68" w:author="Jerry Bond" w:date="2021-09-23T16:40:53Z">
        <w:r>
          <w:rPr>
            <w:b w:val="false"/>
            <w:bCs w:val="false"/>
            <w:strike w:val="false"/>
            <w:dstrike w:val="false"/>
            <w:shd w:fill="auto" w:val="clear"/>
          </w:rPr>
          <w:t>U</w:t>
        </w:r>
      </w:ins>
      <w:r>
        <w:rPr>
          <w:b w:val="false"/>
          <w:bCs w:val="false"/>
          <w:strike w:val="false"/>
          <w:dstrike w:val="false"/>
          <w:shd w:fill="auto" w:val="clear"/>
        </w:rPr>
        <w:t>pdate if necessary</w:t>
      </w:r>
      <w:del w:id="69" w:author="Jerry Bond" w:date="2021-09-24T16:31:22Z">
        <w:r>
          <w:rPr>
            <w:b w:val="false"/>
            <w:bCs w:val="false"/>
            <w:strike w:val="false"/>
            <w:dstrike w:val="false"/>
            <w:shd w:fill="auto" w:val="clear"/>
          </w:rPr>
          <w:delText>)</w:delText>
        </w:r>
      </w:del>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Recent files: displays the most recent files used (</w:t>
      </w:r>
      <w:del w:id="70" w:author="Jerry Bond" w:date="2021-09-23T16:40:59Z">
        <w:r>
          <w:rPr>
            <w:b w:val="false"/>
            <w:bCs w:val="false"/>
            <w:strike w:val="false"/>
            <w:dstrike w:val="false"/>
            <w:shd w:fill="auto" w:val="clear"/>
          </w:rPr>
          <w:delText>r</w:delText>
        </w:r>
      </w:del>
      <w:ins w:id="71" w:author="Jerry Bond" w:date="2021-09-23T16:40:59Z">
        <w:r>
          <w:rPr>
            <w:b w:val="false"/>
            <w:bCs w:val="false"/>
            <w:strike w:val="false"/>
            <w:dstrike w:val="false"/>
            <w:shd w:fill="auto" w:val="clear"/>
          </w:rPr>
          <w:t>c</w:t>
        </w:r>
      </w:ins>
      <w:ins w:id="72" w:author="Jerry Bond" w:date="2021-09-23T16:41:00Z">
        <w:r>
          <w:rPr>
            <w:b w:val="false"/>
            <w:bCs w:val="false"/>
            <w:strike w:val="false"/>
            <w:dstrike w:val="false"/>
            <w:shd w:fill="auto" w:val="clear"/>
          </w:rPr>
          <w:t>lick R</w:t>
        </w:r>
      </w:ins>
      <w:r>
        <w:rPr>
          <w:b w:val="false"/>
          <w:bCs w:val="false"/>
          <w:strike w:val="false"/>
          <w:dstrike w:val="false"/>
          <w:shd w:fill="auto" w:val="clear"/>
        </w:rPr>
        <w:t>efresh if necessary)</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Middle: a few common apps</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Bottom</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Appearance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conky</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docks</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desktop icons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monitors: small system monitors</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style: decoration of windows, toolbar and menu</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theme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toolbar: select between toolbar and panel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wallpaper: rotate, separate by workspace, select</w:t>
      </w:r>
    </w:p>
    <w:p>
      <w:pPr>
        <w:pStyle w:val="TextBody"/>
        <w:numPr>
          <w:ilvl w:val="1"/>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Settings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backup</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configure: the Fluxbox files such as menus, sta</w:t>
      </w:r>
      <w:ins w:id="73" w:author="Jerry Bond" w:date="2021-09-23T16:45:11Z">
        <w:r>
          <w:rPr>
            <w:b w:val="false"/>
            <w:bCs w:val="false"/>
            <w:strike w:val="false"/>
            <w:dstrike w:val="false"/>
            <w:shd w:fill="auto" w:val="clear"/>
          </w:rPr>
          <w:t>r</w:t>
        </w:r>
      </w:ins>
      <w:r>
        <w:rPr>
          <w:b w:val="false"/>
          <w:bCs w:val="false"/>
          <w:strike w:val="false"/>
          <w:dstrike w:val="false"/>
          <w:shd w:fill="auto" w:val="clear"/>
        </w:rPr>
        <w:t>tup, etc.</w:t>
      </w:r>
    </w:p>
    <w:p>
      <w:pPr>
        <w:pStyle w:val="TextBody"/>
        <w:numPr>
          <w:ilvl w:val="2"/>
          <w:numId w:val="8"/>
        </w:numPr>
        <w:bidi w:val="0"/>
        <w:spacing w:before="57" w:after="197"/>
        <w:jc w:val="left"/>
        <w:rPr/>
      </w:pPr>
      <w:r>
        <w:rPr>
          <w:b w:val="false"/>
          <w:bCs w:val="false"/>
          <w:strike w:val="false"/>
          <w:dstrike w:val="false"/>
          <w:shd w:fill="auto" w:val="clear"/>
        </w:rPr>
        <w:t xml:space="preserve">display: change display parameters, help on how to </w:t>
      </w:r>
      <w:del w:id="74" w:author="Jerry Bond" w:date="2021-09-23T16:45:28Z">
        <w:r>
          <w:rPr>
            <w:b w:val="false"/>
            <w:bCs w:val="false"/>
            <w:strike w:val="false"/>
            <w:dstrike w:val="false"/>
            <w:shd w:fill="auto" w:val="clear"/>
          </w:rPr>
          <w:delText>adjust</w:delText>
        </w:r>
      </w:del>
      <w:ins w:id="75" w:author="Jerry Bond" w:date="2021-09-23T16:45:28Z">
        <w:r>
          <w:rPr>
            <w:rFonts w:eastAsia="WenQuanYi Micro Hei" w:cs="FreeSans"/>
            <w:b w:val="false"/>
            <w:bCs w:val="false"/>
            <w:strike w:val="false"/>
            <w:dstrike w:val="false"/>
            <w:color w:val="000000"/>
            <w:kern w:val="2"/>
            <w:sz w:val="24"/>
            <w:szCs w:val="24"/>
            <w:shd w:fill="auto" w:val="clear"/>
            <w:lang w:val="en-US" w:eastAsia="zh-CN" w:bidi="hi-IN"/>
          </w:rPr>
          <w:t>save</w:t>
        </w:r>
      </w:ins>
      <w:r>
        <w:rPr>
          <w:b w:val="false"/>
          <w:bCs w:val="false"/>
          <w:strike w:val="false"/>
          <w:dstrike w:val="false"/>
          <w:shd w:fill="auto" w:val="clear"/>
        </w:rPr>
        <w:t xml:space="preserve">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keyboard: quick change to one of 11 language</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Out of sight: a collection of handy commands to hide elements</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Leave: </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refresh: used after changing a configuration file if not logging out</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suspend</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log out</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reboot</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shutdown</w:t>
      </w:r>
    </w:p>
    <w:p>
      <w:pPr>
        <w:pStyle w:val="TextBody"/>
        <w:bidi w:val="0"/>
        <w:jc w:val="left"/>
        <w:rPr/>
      </w:pPr>
      <w:r>
        <w:rPr>
          <w:b w:val="false"/>
          <w:bCs w:val="false"/>
          <w:strike w:val="false"/>
          <w:dstrike w:val="false"/>
          <w:shd w:fill="auto" w:val="clear"/>
        </w:rPr>
        <w:t xml:space="preserve">The new user would do well to work through that menu in order to appreciate its contents, power, </w:t>
      </w:r>
      <w:r>
        <w:rPr>
          <w:b w:val="false"/>
          <w:bCs w:val="false"/>
          <w:strike w:val="false"/>
          <w:dstrike w:val="false"/>
          <w:shd w:fill="auto" w:val="clear"/>
        </w:rPr>
        <w:t>speed</w:t>
      </w:r>
      <w:r>
        <w:rPr>
          <w:b w:val="false"/>
          <w:bCs w:val="false"/>
          <w:strike w:val="false"/>
          <w:dstrike w:val="false"/>
          <w:shd w:fill="auto" w:val="clear"/>
        </w:rPr>
        <w:t xml:space="preserve"> and flexibility. Particularly attractive is the fact that the</w:t>
      </w:r>
      <w:ins w:id="76" w:author="Jerry Bond" w:date="2021-09-24T16:31:52Z">
        <w:r>
          <w:rPr>
            <w:b w:val="false"/>
            <w:bCs w:val="false"/>
            <w:strike w:val="false"/>
            <w:dstrike w:val="false"/>
            <w:shd w:fill="auto" w:val="clear"/>
          </w:rPr>
          <w:t>se</w:t>
        </w:r>
      </w:ins>
      <w:r>
        <w:rPr>
          <w:b w:val="false"/>
          <w:bCs w:val="false"/>
          <w:strike w:val="false"/>
          <w:dstrike w:val="false"/>
          <w:shd w:fill="auto" w:val="clear"/>
        </w:rPr>
        <w:t xml:space="preserve"> menus are</w:t>
      </w:r>
      <w:ins w:id="77" w:author="Jerry Bond" w:date="2021-09-24T16:32:01Z">
        <w:r>
          <w:rPr>
            <w:b w:val="false"/>
            <w:bCs w:val="false"/>
            <w:strike w:val="false"/>
            <w:dstrike w:val="false"/>
            <w:shd w:fill="auto" w:val="clear"/>
          </w:rPr>
          <w:t xml:space="preserve"> </w:t>
        </w:r>
      </w:ins>
      <w:ins w:id="78" w:author="Jerry Bond" w:date="2021-09-24T16:32:01Z">
        <w:r>
          <w:rPr>
            <w:b w:val="false"/>
            <w:bCs w:val="false"/>
            <w:strike w:val="false"/>
            <w:dstrike w:val="false"/>
            <w:shd w:fill="auto" w:val="clear"/>
          </w:rPr>
          <w:t>easy to read and</w:t>
        </w:r>
      </w:ins>
      <w:r>
        <w:rPr>
          <w:b w:val="false"/>
          <w:bCs w:val="false"/>
          <w:strike w:val="false"/>
          <w:dstrike w:val="false"/>
          <w:shd w:fill="auto" w:val="clear"/>
        </w:rPr>
        <w:t xml:space="preserve"> completely under the user’s control.</w:t>
      </w:r>
    </w:p>
    <w:p>
      <w:pPr>
        <w:pStyle w:val="Heading1"/>
        <w:bidi w:val="0"/>
        <w:jc w:val="left"/>
        <w:rPr/>
      </w:pPr>
      <w:bookmarkStart w:id="12" w:name="__RefHeading___Toc1581_3145445008"/>
      <w:bookmarkEnd w:id="12"/>
      <w:r>
        <w:rPr/>
        <w:t xml:space="preserve">3. Fluxbox </w:t>
      </w:r>
    </w:p>
    <w:p>
      <w:pPr>
        <w:pStyle w:val="TextBody"/>
        <w:bidi w:val="0"/>
        <w:jc w:val="left"/>
        <w:rPr/>
      </w:pPr>
      <w:r>
        <w:rPr/>
        <w:t>This section addresses the user who wants to run a traditional Fluxbox setup.</w:t>
      </w:r>
    </w:p>
    <w:p>
      <w:pPr>
        <w:pStyle w:val="Heading3"/>
        <w:bidi w:val="0"/>
        <w:jc w:val="left"/>
        <w:rPr/>
      </w:pPr>
      <w:r>
        <w:rPr/>
        <w:t>How do I start?</w:t>
      </w:r>
    </w:p>
    <w:p>
      <w:pPr>
        <w:pStyle w:val="Normal"/>
        <w:bidi w:val="0"/>
        <w:jc w:val="left"/>
        <w:rPr/>
      </w:pPr>
      <w:r>
        <w:rPr/>
        <w:t xml:space="preserve">It is very easy to restore a traditional Fluxbox setup. </w:t>
      </w:r>
      <w:r>
        <w:rPr>
          <w:shd w:fill="auto" w:val="clear"/>
        </w:rPr>
        <w:t xml:space="preserve">Right-click anywhere on the desktop to see and use the desktop menu (rootMenu). The following changes are at your fingertips: </w:t>
      </w:r>
    </w:p>
    <w:p>
      <w:pPr>
        <w:pStyle w:val="Normal"/>
        <w:numPr>
          <w:ilvl w:val="0"/>
          <w:numId w:val="9"/>
        </w:numPr>
        <w:bidi w:val="0"/>
        <w:jc w:val="left"/>
        <w:rPr>
          <w:shd w:fill="auto" w:val="clear"/>
        </w:rPr>
      </w:pPr>
      <w:r>
        <w:rPr>
          <w:shd w:fill="auto" w:val="clear"/>
        </w:rPr>
        <w:t xml:space="preserve">Settings &gt; Toolbar &gt; Fluxbox: the traditional </w:t>
      </w:r>
      <w:ins w:id="79" w:author="Jerry Bond" w:date="2021-09-23T16:50:40Z">
        <w:r>
          <w:rPr>
            <w:shd w:fill="auto" w:val="clear"/>
          </w:rPr>
          <w:t xml:space="preserve">(tint2) </w:t>
        </w:r>
      </w:ins>
      <w:r>
        <w:rPr>
          <w:shd w:fill="auto" w:val="clear"/>
        </w:rPr>
        <w:t>panel will disappear and the Fluxbox toolbar will appear at the top of the screen.</w:t>
      </w:r>
    </w:p>
    <w:p>
      <w:pPr>
        <w:pStyle w:val="Normal"/>
        <w:numPr>
          <w:ilvl w:val="0"/>
          <w:numId w:val="9"/>
        </w:numPr>
        <w:bidi w:val="0"/>
        <w:jc w:val="left"/>
        <w:rPr>
          <w:shd w:fill="auto" w:val="clear"/>
        </w:rPr>
      </w:pPr>
      <w:r>
        <w:rPr>
          <w:shd w:fill="auto" w:val="clear"/>
        </w:rPr>
        <w:t>Out-of-sight &gt; Kill dock*</w:t>
      </w:r>
    </w:p>
    <w:p>
      <w:pPr>
        <w:pStyle w:val="Normal"/>
        <w:numPr>
          <w:ilvl w:val="0"/>
          <w:numId w:val="9"/>
        </w:numPr>
        <w:bidi w:val="0"/>
        <w:jc w:val="left"/>
        <w:rPr>
          <w:shd w:fill="auto" w:val="clear"/>
        </w:rPr>
      </w:pPr>
      <w:r>
        <w:rPr>
          <w:shd w:fill="auto" w:val="clear"/>
        </w:rPr>
        <w:t>Out-of-sight &gt; Kill conky*</w:t>
      </w:r>
    </w:p>
    <w:p>
      <w:pPr>
        <w:pStyle w:val="Normal"/>
        <w:numPr>
          <w:ilvl w:val="0"/>
          <w:numId w:val="9"/>
        </w:numPr>
        <w:bidi w:val="0"/>
        <w:jc w:val="left"/>
        <w:rPr>
          <w:shd w:fill="auto" w:val="clear"/>
        </w:rPr>
      </w:pPr>
      <w:r>
        <w:rPr>
          <w:shd w:fill="auto" w:val="clear"/>
        </w:rPr>
        <w:t>Out-of-sight &gt; Toggle iDesk and Toggle icons*</w:t>
      </w:r>
    </w:p>
    <w:p>
      <w:pPr>
        <w:pStyle w:val="Normal"/>
        <w:bidi w:val="0"/>
        <w:jc w:val="left"/>
        <w:rPr>
          <w:shd w:fill="auto" w:val="clear"/>
        </w:rPr>
      </w:pPr>
      <w:r>
        <w:rPr>
          <w:shd w:fill="auto" w:val="clear"/>
        </w:rPr>
        <w:t xml:space="preserve">*For persistent changes, comment out (#) the relevant lines in the file </w:t>
      </w:r>
      <w:del w:id="80" w:author="Jerry Bond" w:date="2021-09-24T16:33:13Z">
        <w:r>
          <w:rPr>
            <w:shd w:fill="auto" w:val="clear"/>
          </w:rPr>
          <w:delText>“startup”:</w:delText>
        </w:r>
      </w:del>
      <w:r>
        <w:rPr>
          <w:shd w:fill="auto" w:val="clear"/>
        </w:rPr>
        <w:t xml:space="preserve"> Settings &gt; Configure &gt; Startup so they look like this:</w:t>
      </w:r>
    </w:p>
    <w:p>
      <w:pPr>
        <w:pStyle w:val="Normal"/>
        <w:bidi w:val="0"/>
        <w:jc w:val="left"/>
        <w:rPr>
          <w:shd w:fill="auto" w:val="clear"/>
        </w:rPr>
      </w:pPr>
      <w:r>
        <w:rPr>
          <w:shd w:fill="auto" w:val="clear"/>
        </w:rPr>
      </w:r>
    </w:p>
    <w:p>
      <w:pPr>
        <w:pStyle w:val="PreformattedText"/>
        <w:bidi w:val="0"/>
        <w:spacing w:before="0" w:after="0"/>
        <w:jc w:val="left"/>
        <w:rPr>
          <w:sz w:val="20"/>
          <w:szCs w:val="20"/>
          <w:shd w:fill="auto" w:val="clear"/>
        </w:rPr>
      </w:pPr>
      <w:r>
        <w:rPr>
          <w:sz w:val="20"/>
          <w:szCs w:val="20"/>
          <w:shd w:fill="auto" w:val="clear"/>
        </w:rPr>
        <w:t>#$HOME/.fluxbox/scripts/DefaultDock.mxdk</w:t>
      </w:r>
    </w:p>
    <w:p>
      <w:pPr>
        <w:pStyle w:val="PreformattedText"/>
        <w:bidi w:val="0"/>
        <w:spacing w:before="0" w:after="0"/>
        <w:jc w:val="left"/>
        <w:rPr/>
      </w:pPr>
      <w:r>
        <w:rPr/>
        <w:t>#$HOME/.fluxbox/scripts/conkystart</w:t>
      </w:r>
    </w:p>
    <w:p>
      <w:pPr>
        <w:pStyle w:val="PreformattedText"/>
        <w:bidi w:val="0"/>
        <w:spacing w:before="0" w:after="0"/>
        <w:jc w:val="left"/>
        <w:rPr/>
      </w:pPr>
      <w:r>
        <w:rPr/>
        <w:t>#idesktoggle idesk on 1&gt;/dev/null 2&gt;&amp;1 &amp;</w:t>
      </w:r>
    </w:p>
    <w:p>
      <w:pPr>
        <w:pStyle w:val="PreformattedText"/>
        <w:bidi w:val="0"/>
        <w:spacing w:before="0" w:after="0"/>
        <w:jc w:val="left"/>
        <w:rPr/>
      </w:pPr>
      <w:r>
        <w:rPr/>
      </w:r>
    </w:p>
    <w:p>
      <w:pPr>
        <w:pStyle w:val="Normal"/>
        <w:bidi w:val="0"/>
        <w:jc w:val="left"/>
        <w:rPr/>
      </w:pPr>
      <w:r>
        <w:rPr/>
        <w:t>Let’s go through how to understand and use the changed desktop:</w:t>
      </w:r>
    </w:p>
    <w:p>
      <w:pPr>
        <w:pStyle w:val="Normal"/>
        <w:bidi w:val="0"/>
        <w:jc w:val="left"/>
        <w:rPr/>
      </w:pPr>
      <w:r>
        <w:rPr/>
      </w:r>
    </w:p>
    <w:p>
      <w:pPr>
        <w:pStyle w:val="Heading3"/>
        <w:bidi w:val="0"/>
        <w:spacing w:before="0" w:after="0"/>
        <w:jc w:val="left"/>
        <w:rPr>
          <w:sz w:val="20"/>
          <w:szCs w:val="20"/>
          <w:shd w:fill="auto" w:val="clear"/>
        </w:rPr>
      </w:pPr>
      <w:r>
        <w:rPr>
          <w:sz w:val="20"/>
          <w:szCs w:val="20"/>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639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6"/>
                    <a:stretch>
                      <a:fillRect/>
                    </a:stretch>
                  </pic:blipFill>
                  <pic:spPr bwMode="auto">
                    <a:xfrm>
                      <a:off x="0" y="0"/>
                      <a:ext cx="6332220" cy="326390"/>
                    </a:xfrm>
                    <a:prstGeom prst="rect">
                      <a:avLst/>
                    </a:prstGeom>
                  </pic:spPr>
                </pic:pic>
              </a:graphicData>
            </a:graphic>
          </wp:anchor>
        </w:drawing>
      </w:r>
    </w:p>
    <w:p>
      <w:pPr>
        <w:pStyle w:val="Heading3"/>
        <w:bidi w:val="0"/>
        <w:jc w:val="left"/>
        <w:rPr>
          <w:shd w:fill="auto" w:val="clear"/>
        </w:rPr>
      </w:pPr>
      <w:r>
        <w:rPr>
          <w:shd w:fill="auto" w:val="clear"/>
        </w:rPr>
        <w:t>What is the toolbar across the top?</w:t>
      </w:r>
    </w:p>
    <w:p>
      <w:pPr>
        <w:pStyle w:val="Normal"/>
        <w:bidi w:val="0"/>
        <w:jc w:val="left"/>
        <w:rPr>
          <w:shd w:fill="auto" w:val="clear"/>
        </w:rPr>
      </w:pPr>
      <w:r>
        <w:rPr>
          <w:shd w:fill="auto" w:val="clear"/>
        </w:rPr>
        <w:t>This fluxbox toolbar offers MX users information about workspaces, open applications, a system tray, and the current time. Its width and placement can be set with the options available by middle-clicking (=scroll wheel) the clock or pager on the toolbar—if that doesn’t work for some reason, click Menu &gt; Settings &gt; Window, slit and toolbar &gt; Toolbar. Height is set in ~/.fluxbox/init/ :</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ab/>
        <w:t>session.screen0.toolbar.height:   0</w:t>
        <w:tab/>
      </w:r>
    </w:p>
    <w:p>
      <w:pPr>
        <w:pStyle w:val="PreformattedText"/>
        <w:bidi w:val="0"/>
        <w:jc w:val="left"/>
        <w:rPr>
          <w:i/>
          <w:i/>
          <w:iCs/>
          <w:shd w:fill="auto" w:val="clear"/>
        </w:rPr>
      </w:pPr>
      <w:r>
        <w:rPr>
          <w:i/>
          <w:iCs/>
          <w:shd w:fill="auto" w:val="clear"/>
        </w:rPr>
      </w:r>
    </w:p>
    <w:p>
      <w:pPr>
        <w:pStyle w:val="Normal"/>
        <w:bidi w:val="0"/>
        <w:jc w:val="left"/>
        <w:rPr>
          <w:shd w:fill="auto" w:val="clear"/>
        </w:rPr>
      </w:pPr>
      <w:r>
        <w:rPr>
          <w:shd w:fill="auto" w:val="clear"/>
        </w:rPr>
        <w:t>If a zero is there, it means that the selected style will set the height. Otherwise, a value of 20 to 25 is often comfortable.</w:t>
      </w:r>
    </w:p>
    <w:p>
      <w:pPr>
        <w:pStyle w:val="Normal"/>
        <w:bidi w:val="0"/>
        <w:jc w:val="left"/>
        <w:rPr>
          <w:shd w:fill="auto" w:val="clear"/>
        </w:rPr>
      </w:pPr>
      <w:r>
        <w:rPr>
          <w:shd w:fill="auto" w:val="clear"/>
        </w:rPr>
      </w:r>
    </w:p>
    <w:p>
      <w:pPr>
        <w:pStyle w:val="Normal"/>
        <w:bidi w:val="0"/>
        <w:jc w:val="left"/>
        <w:rPr>
          <w:shd w:fill="auto" w:val="clear"/>
        </w:rPr>
      </w:pPr>
      <w:r>
        <w:rPr>
          <w:shd w:fill="auto" w:val="clear"/>
        </w:rPr>
        <w:t>The toolbar contains the following default components (L-R):</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pager </w:t>
      </w:r>
    </w:p>
    <w:p>
      <w:pPr>
        <w:pStyle w:val="Normal"/>
        <w:numPr>
          <w:ilvl w:val="0"/>
          <w:numId w:val="10"/>
        </w:numPr>
        <w:bidi w:val="0"/>
        <w:jc w:val="left"/>
        <w:rPr/>
      </w:pPr>
      <w:r>
        <w:rPr>
          <w:shd w:fill="auto" w:val="clear"/>
        </w:rPr>
        <w:t xml:space="preserve">Allows you to switch workspace up (right click) or down (left click); same as Control + F1/F2/ etc., Ctrl-Alt + </w:t>
      </w:r>
      <w:r>
        <w:rPr>
          <w:rFonts w:eastAsia="Liberation Serif" w:cs="Liberation Serif"/>
          <w:shd w:fill="auto" w:val="clear"/>
        </w:rPr>
        <w:t>←</w:t>
      </w:r>
      <w:r>
        <w:rPr>
          <w:rFonts w:eastAsia="WenQuanYi Micro Hei" w:cs="FreeSans"/>
          <w:shd w:fill="auto" w:val="clear"/>
        </w:rPr>
        <w:t>/</w:t>
      </w:r>
      <w:r>
        <w:rPr>
          <w:rFonts w:eastAsia="Liberation Serif" w:cs="Liberation Serif"/>
          <w:shd w:fill="auto" w:val="clear"/>
        </w:rPr>
        <w:t xml:space="preserve">→ </w:t>
      </w:r>
      <w:r>
        <w:rPr>
          <w:shd w:fill="auto" w:val="clear"/>
        </w:rPr>
        <w:t xml:space="preserve">or using the scroll wheel over an empty section of the desktop. Number and name are set in the </w:t>
      </w:r>
      <w:r>
        <w:rPr>
          <w:i/>
          <w:iCs/>
          <w:shd w:fill="auto" w:val="clear"/>
        </w:rPr>
        <w:t>~/.fluxbox/init</w:t>
      </w:r>
      <w:r>
        <w:rPr>
          <w:shd w:fill="auto" w:val="clear"/>
        </w:rPr>
        <w:t>. “W” stands for “Workspace.”</w:t>
      </w:r>
      <w:ins w:id="81" w:author="Jerry Bond" w:date="2021-09-24T16:34:04Z">
        <w:r>
          <w:rPr>
            <w:shd w:fill="auto" w:val="clear"/>
          </w:rPr>
          <w:t xml:space="preserve"> </w:t>
        </w:r>
      </w:ins>
      <w:ins w:id="82" w:author="Jerry Bond" w:date="2021-09-24T16:34:04Z">
        <w:r>
          <w:rPr>
            <w:shd w:fill="auto" w:val="clear"/>
          </w:rPr>
          <w:t>Not used by default.</w:t>
        </w:r>
      </w:ins>
    </w:p>
    <w:p>
      <w:pPr>
        <w:pStyle w:val="Normal"/>
        <w:bidi w:val="0"/>
        <w:jc w:val="left"/>
        <w:rPr>
          <w:shd w:fill="auto" w:val="clear"/>
        </w:rPr>
      </w:pPr>
      <w:r>
        <w:rPr>
          <w:shd w:fill="auto" w:val="clear"/>
        </w:rPr>
        <w:t xml:space="preserve">iconbar </w:t>
      </w:r>
    </w:p>
    <w:p>
      <w:pPr>
        <w:pStyle w:val="Normal"/>
        <w:numPr>
          <w:ilvl w:val="0"/>
          <w:numId w:val="11"/>
        </w:numPr>
        <w:bidi w:val="0"/>
        <w:jc w:val="left"/>
        <w:rPr>
          <w:shd w:fill="auto" w:val="clear"/>
        </w:rPr>
      </w:pPr>
      <w:r>
        <w:rPr>
          <w:shd w:fill="auto" w:val="clear"/>
        </w:rPr>
        <w:t xml:space="preserve">Here open apps will show an icon, with various window options available by right-clicking the relevant icon (including the toolbar itself) &gt; iconbar mode.  Default for MX-Fluxbox is </w:t>
      </w:r>
      <w:ins w:id="83" w:author="Jerry Bond" w:date="2021-09-24T16:34:31Z">
        <w:r>
          <w:rPr>
            <w:shd w:fill="auto" w:val="clear"/>
          </w:rPr>
          <w:t xml:space="preserve">to show </w:t>
        </w:r>
      </w:ins>
      <w:r>
        <w:rPr>
          <w:shd w:fill="auto" w:val="clear"/>
        </w:rPr>
        <w:t xml:space="preserve">All Windows. </w:t>
      </w:r>
    </w:p>
    <w:p>
      <w:pPr>
        <w:pStyle w:val="Normal"/>
        <w:bidi w:val="0"/>
        <w:jc w:val="left"/>
        <w:rPr>
          <w:shd w:fill="auto" w:val="clear"/>
        </w:rPr>
      </w:pPr>
      <w:r>
        <w:rPr>
          <w:shd w:fill="auto" w:val="clear"/>
        </w:rPr>
      </w:r>
    </w:p>
    <w:p>
      <w:pPr>
        <w:pStyle w:val="Normal"/>
        <w:bidi w:val="0"/>
        <w:jc w:val="left"/>
        <w:rPr>
          <w:shd w:fill="auto" w:val="clear"/>
        </w:rPr>
      </w:pPr>
      <w:r>
        <w:rPr>
          <w:shd w:fill="auto" w:val="clear"/>
        </w:rPr>
        <w:t>systemtray AKA systray</w:t>
      </w:r>
    </w:p>
    <w:p>
      <w:pPr>
        <w:pStyle w:val="Normal"/>
        <w:numPr>
          <w:ilvl w:val="0"/>
          <w:numId w:val="12"/>
        </w:numPr>
        <w:bidi w:val="0"/>
        <w:jc w:val="left"/>
        <w:rPr/>
      </w:pPr>
      <w:r>
        <w:rPr>
          <w:shd w:fill="auto" w:val="clear"/>
        </w:rPr>
        <w:t xml:space="preserve">Equivalent of Notification Area in Xfce. Default components set in </w:t>
      </w:r>
      <w:r>
        <w:rPr>
          <w:i/>
          <w:iCs/>
          <w:shd w:fill="auto" w:val="clear"/>
        </w:rPr>
        <w:t>~/.fluxbox/init</w:t>
      </w:r>
      <w:r>
        <w:rPr>
          <w:shd w:fill="auto" w:val="clear"/>
        </w:rPr>
        <w:t xml:space="preserve">; apps that have a systemtray option will show there when launched.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clock </w:t>
      </w:r>
    </w:p>
    <w:p>
      <w:pPr>
        <w:pStyle w:val="Normal"/>
        <w:numPr>
          <w:ilvl w:val="0"/>
          <w:numId w:val="13"/>
        </w:numPr>
        <w:bidi w:val="0"/>
        <w:jc w:val="left"/>
        <w:rPr>
          <w:shd w:fill="auto" w:val="clear"/>
        </w:rPr>
      </w:pPr>
      <w:r>
        <w:rPr>
          <w:shd w:fill="auto" w:val="clear"/>
        </w:rPr>
        <w:t xml:space="preserve">To adjust the clock to 12h or 24h, right-click and click 12h or 24h, whichever shows. If that doesn’t work, select "Edit clock format." </w:t>
      </w:r>
    </w:p>
    <w:p>
      <w:pPr>
        <w:pStyle w:val="Normal"/>
        <w:numPr>
          <w:ilvl w:val="0"/>
          <w:numId w:val="13"/>
        </w:numPr>
        <w:bidi w:val="0"/>
        <w:jc w:val="left"/>
        <w:rPr/>
      </w:pPr>
      <w:r>
        <w:rPr>
          <w:shd w:fill="auto" w:val="clear"/>
        </w:rPr>
        <w:t xml:space="preserve">24h: </w:t>
      </w:r>
      <w:r>
        <w:rPr>
          <w:b/>
          <w:bCs/>
          <w:shd w:fill="auto" w:val="clear"/>
        </w:rPr>
        <w:t>%H:%M</w:t>
      </w:r>
      <w:r>
        <w:rPr>
          <w:shd w:fill="auto" w:val="clear"/>
        </w:rPr>
        <w:t xml:space="preserve">, 12h: </w:t>
      </w:r>
      <w:r>
        <w:rPr>
          <w:b/>
          <w:bCs/>
          <w:shd w:fill="auto" w:val="clear"/>
        </w:rPr>
        <w:t>%I:%M</w:t>
      </w:r>
      <w:r>
        <w:rPr>
          <w:shd w:fill="auto" w:val="clear"/>
        </w:rPr>
        <w:t>.</w:t>
      </w:r>
    </w:p>
    <w:p>
      <w:pPr>
        <w:pStyle w:val="Normal"/>
        <w:numPr>
          <w:ilvl w:val="0"/>
          <w:numId w:val="13"/>
        </w:numPr>
        <w:bidi w:val="0"/>
        <w:jc w:val="left"/>
        <w:rPr>
          <w:shd w:fill="auto" w:val="clear"/>
        </w:rPr>
      </w:pPr>
      <w:r>
        <w:rPr>
          <w:shd w:fill="auto" w:val="clear"/>
        </w:rPr>
        <w:t xml:space="preserve">The default is 12h time and date in day/short month format: </w:t>
      </w:r>
      <w:r>
        <w:rPr>
          <w:b/>
          <w:bCs/>
          <w:shd w:fill="auto" w:val="clear"/>
        </w:rPr>
        <w:t>%I:%M  %b %d</w:t>
      </w:r>
      <w:r>
        <w:rPr>
          <w:shd w:fill="auto" w:val="clear"/>
        </w:rPr>
        <w:t xml:space="preserve">. Many other time/date options </w:t>
      </w:r>
      <w:del w:id="84" w:author="Jerry Bond" w:date="2021-09-24T16:35:40Z">
        <w:r>
          <w:rPr>
            <w:shd w:fill="auto" w:val="clear"/>
          </w:rPr>
          <w:delText>are available</w:delText>
        </w:r>
      </w:del>
      <w:ins w:id="85" w:author="Jerry Bond" w:date="2021-09-24T16:35:41Z">
        <w:r>
          <w:rPr>
            <w:shd w:fill="auto" w:val="clear"/>
          </w:rPr>
          <w:t xml:space="preserve">can be found </w:t>
        </w:r>
      </w:ins>
      <w:hyperlink r:id="rId17">
        <w:ins w:id="86" w:author="Jerry Bond" w:date="2021-09-24T16:35:41Z">
          <w:r>
            <w:rPr>
              <w:rStyle w:val="InternetLink"/>
              <w:shd w:fill="auto" w:val="clear"/>
            </w:rPr>
            <w:t>in the Wiki</w:t>
          </w:r>
        </w:ins>
      </w:hyperlink>
      <w:hyperlink r:id="rId18">
        <w:del w:id="87" w:author="Jerry Bond" w:date="2021-09-24T16:35:47Z">
          <w:r>
            <w:rPr>
              <w:rStyle w:val="InternetLink"/>
              <w:shd w:fill="auto" w:val="clear"/>
            </w:rPr>
            <w:delText>:</w:delText>
          </w:r>
        </w:del>
      </w:hyperlink>
      <w:ins w:id="88" w:author="Jerry Bond" w:date="2021-09-24T16:36:06Z">
        <w:r>
          <w:rPr>
            <w:shd w:fill="auto" w:val="clear"/>
          </w:rPr>
          <w:t>.</w:t>
        </w:r>
      </w:ins>
      <w:r>
        <w:rPr>
          <w:shd w:fill="auto" w:val="clear"/>
        </w:rPr>
        <w:t xml:space="preserve"> </w:t>
      </w:r>
      <w:hyperlink r:id="rId19">
        <w:del w:id="89" w:author="Jerry Bond" w:date="2021-09-24T16:36:30Z">
          <w:r>
            <w:rPr>
              <w:rStyle w:val="InternetLink"/>
              <w:shd w:fill="auto" w:val="clear"/>
            </w:rPr>
            <w:delText>https://mxlinux.org/wiki/other/time-formats-in-scripts/</w:delText>
          </w:r>
        </w:del>
      </w:hyperlink>
      <w:del w:id="90" w:author="Jerry Bond" w:date="2021-09-24T16:36:30Z">
        <w:r>
          <w:rPr>
            <w:shd w:fill="auto" w:val="clear"/>
          </w:rPr>
          <w:delText xml:space="preserve"> </w:delText>
        </w:r>
      </w:del>
    </w:p>
    <w:p>
      <w:pPr>
        <w:pStyle w:val="Normal"/>
        <w:bidi w:val="0"/>
        <w:jc w:val="left"/>
        <w:rPr>
          <w:shd w:fill="auto" w:val="clear"/>
        </w:rPr>
      </w:pPr>
      <w:r>
        <w:rPr>
          <w:shd w:fill="auto" w:val="clear"/>
        </w:rPr>
      </w:r>
    </w:p>
    <w:p>
      <w:pPr>
        <w:pStyle w:val="Normal"/>
        <w:bidi w:val="0"/>
        <w:jc w:val="left"/>
        <w:rPr>
          <w:shd w:fill="auto" w:val="clear"/>
        </w:rPr>
      </w:pPr>
      <w:r>
        <w:rPr>
          <w:shd w:fill="auto" w:val="clear"/>
        </w:rPr>
        <w:t>You can move or delete any of the toolbar components in ~/.fluxbox/init/ , which by default are set up in this way:</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 xml:space="preserve">workspacename, iconbar, systemtray, clock </w:t>
      </w:r>
    </w:p>
    <w:p>
      <w:pPr>
        <w:pStyle w:val="PreformattedText"/>
        <w:bidi w:val="0"/>
        <w:jc w:val="left"/>
        <w:rPr>
          <w:i/>
          <w:i/>
          <w:iCs/>
          <w:shd w:fill="auto" w:val="clear"/>
        </w:rPr>
      </w:pPr>
      <w:r>
        <w:rPr>
          <w:i/>
          <w:iCs/>
          <w:shd w:fill="auto" w:val="clear"/>
        </w:rPr>
      </w:r>
    </w:p>
    <w:p>
      <w:pPr>
        <w:pStyle w:val="Heading3"/>
        <w:bidi w:val="0"/>
        <w:jc w:val="left"/>
        <w:rPr>
          <w:b/>
          <w:b/>
          <w:bCs/>
          <w:u w:val="none"/>
        </w:rPr>
      </w:pPr>
      <w:r>
        <w:rPr>
          <w:b/>
          <w:bCs/>
          <w:u w:val="none"/>
        </w:rPr>
        <w:t>How can I make the toolbar look more like legacy systems such as Windows?</w:t>
      </w:r>
    </w:p>
    <w:p>
      <w:pPr>
        <w:pStyle w:val="Normal"/>
        <w:bidi w:val="0"/>
        <w:jc w:val="left"/>
        <w:rPr/>
      </w:pPr>
      <w:r>
        <w:rPr>
          <w:shd w:fill="auto" w:val="clear"/>
        </w:rPr>
        <w:t xml:space="preserve">Click Menu &gt; Appearance &gt; Toolbar &gt; Traditional (using </w:t>
      </w:r>
      <w:r>
        <w:rPr>
          <w:b/>
          <w:bCs/>
          <w:shd w:fill="auto" w:val="clear"/>
        </w:rPr>
        <w:t>tint2</w:t>
      </w:r>
      <w:r>
        <w:rPr>
          <w:shd w:fill="auto" w:val="clear"/>
        </w:rPr>
        <w:t>)</w:t>
      </w:r>
    </w:p>
    <w:p>
      <w:pPr>
        <w:pStyle w:val="Heading3"/>
        <w:bidi w:val="0"/>
        <w:jc w:val="left"/>
        <w:rPr>
          <w:shd w:fill="auto" w:val="clear"/>
        </w:rPr>
      </w:pPr>
      <w:r>
        <w:rPr>
          <w:shd w:fill="auto" w:val="clear"/>
        </w:rPr>
        <w:t>How can I get rid of desktop items I don’t want?</w:t>
      </w:r>
    </w:p>
    <w:p>
      <w:pPr>
        <w:pStyle w:val="Normal"/>
        <w:bidi w:val="0"/>
        <w:jc w:val="left"/>
        <w:rPr>
          <w:shd w:fill="auto" w:val="clear"/>
        </w:rPr>
      </w:pPr>
      <w:r>
        <w:rPr>
          <w:shd w:fill="auto" w:val="clear"/>
        </w:rPr>
        <w:t>Menu &gt; Out of sight &gt;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This entry includes:</w:t>
      </w:r>
    </w:p>
    <w:p>
      <w:pPr>
        <w:pStyle w:val="Normal"/>
        <w:numPr>
          <w:ilvl w:val="0"/>
          <w:numId w:val="14"/>
        </w:numPr>
        <w:bidi w:val="0"/>
        <w:jc w:val="left"/>
        <w:rPr>
          <w:shd w:fill="auto" w:val="clear"/>
        </w:rPr>
      </w:pPr>
      <w:r>
        <w:rPr>
          <w:shd w:fill="auto" w:val="clear"/>
        </w:rPr>
        <w:t>Actual kill entries that stop the entire program. The next time you log in anything enabled in the startup file will re-appear except the default dock, which will be disabled.</w:t>
      </w:r>
    </w:p>
    <w:p>
      <w:pPr>
        <w:pStyle w:val="Normal"/>
        <w:numPr>
          <w:ilvl w:val="0"/>
          <w:numId w:val="14"/>
        </w:numPr>
        <w:bidi w:val="0"/>
        <w:jc w:val="left"/>
        <w:rPr>
          <w:shd w:fill="auto" w:val="clear"/>
        </w:rPr>
      </w:pPr>
      <w:r>
        <w:rPr>
          <w:shd w:fill="auto" w:val="clear"/>
        </w:rPr>
        <w:t>A disable entry to remove the default dock.</w:t>
      </w:r>
    </w:p>
    <w:p>
      <w:pPr>
        <w:pStyle w:val="Normal"/>
        <w:numPr>
          <w:ilvl w:val="0"/>
          <w:numId w:val="14"/>
        </w:numPr>
        <w:bidi w:val="0"/>
        <w:jc w:val="left"/>
        <w:rPr>
          <w:shd w:fill="auto" w:val="clear"/>
        </w:rPr>
      </w:pPr>
      <w:r>
        <w:rPr>
          <w:shd w:fill="auto" w:val="clear"/>
        </w:rPr>
        <w:t>Toggle entries, which can kill or re-launch a program.</w:t>
      </w:r>
    </w:p>
    <w:p>
      <w:pPr>
        <w:pStyle w:val="Heading3"/>
        <w:bidi w:val="0"/>
        <w:jc w:val="left"/>
        <w:rPr>
          <w:shd w:fill="auto" w:val="clear"/>
        </w:rPr>
      </w:pPr>
      <w:r>
        <w:rPr>
          <w:shd w:fill="auto" w:val="clear"/>
        </w:rPr>
        <w:t>How can I change or add a menu entry?</w:t>
      </w:r>
    </w:p>
    <w:p>
      <w:pPr>
        <w:pStyle w:val="TextBody"/>
        <w:bidi w:val="0"/>
        <w:jc w:val="left"/>
        <w:rPr/>
      </w:pPr>
      <w:r>
        <w:rPr>
          <w:i w:val="false"/>
          <w:iCs w:val="false"/>
          <w:shd w:fill="auto" w:val="clear"/>
        </w:rPr>
        <w:t>Menu &gt; Settings &gt; Configure &gt; Menus</w:t>
      </w:r>
      <w:r>
        <w:rPr>
          <w:shd w:fill="auto" w:val="clear"/>
        </w:rPr>
        <w:t>. The syntax is: [category] (name) {command} – be sure to use brackets, parentheses and braces correctly.</w:t>
      </w:r>
    </w:p>
    <w:p>
      <w:pPr>
        <w:pStyle w:val="TextBody"/>
        <w:bidi w:val="0"/>
        <w:jc w:val="left"/>
        <w:rPr>
          <w:shd w:fill="auto" w:val="clear"/>
        </w:rPr>
      </w:pPr>
      <w:r>
        <w:rPr>
          <w:shd w:fill="auto" w:val="clear"/>
        </w:rPr>
        <w:t>Example 1: change “Music” to open Clementine instead of DeaDBeeF</w:t>
      </w:r>
    </w:p>
    <w:p>
      <w:pPr>
        <w:pStyle w:val="TextBody"/>
        <w:numPr>
          <w:ilvl w:val="0"/>
          <w:numId w:val="15"/>
        </w:numPr>
        <w:bidi w:val="0"/>
        <w:jc w:val="left"/>
        <w:rPr>
          <w:shd w:fill="auto" w:val="clear"/>
        </w:rPr>
      </w:pPr>
      <w:r>
        <w:rPr>
          <w:shd w:fill="auto" w:val="clear"/>
        </w:rPr>
        <w:t>Find the line with the word Music (use Ctrl+F if necessary)</w:t>
      </w:r>
    </w:p>
    <w:p>
      <w:pPr>
        <w:pStyle w:val="TextBody"/>
        <w:bidi w:val="0"/>
        <w:jc w:val="left"/>
        <w:rPr>
          <w:shd w:fill="auto" w:val="clear"/>
        </w:rPr>
      </w:pPr>
      <w:r>
        <w:rPr>
          <w:shd w:fill="auto" w:val="clear"/>
        </w:rPr>
        <w:tab/>
        <w:tab/>
        <w:t>[exec] (Music) {deadbeef}</w:t>
      </w:r>
    </w:p>
    <w:p>
      <w:pPr>
        <w:pStyle w:val="TextBody"/>
        <w:numPr>
          <w:ilvl w:val="0"/>
          <w:numId w:val="15"/>
        </w:numPr>
        <w:bidi w:val="0"/>
        <w:jc w:val="left"/>
        <w:rPr>
          <w:shd w:fill="auto" w:val="clear"/>
        </w:rPr>
      </w:pPr>
      <w:r>
        <w:rPr>
          <w:shd w:fill="auto" w:val="clear"/>
        </w:rPr>
        <w:t>Double-click the word “deadbeef” in the command part so it is highlighted, then type “clementine” and save, producing this result:</w:t>
      </w:r>
    </w:p>
    <w:p>
      <w:pPr>
        <w:pStyle w:val="TextBody"/>
        <w:bidi w:val="0"/>
        <w:jc w:val="left"/>
        <w:rPr>
          <w:shd w:fill="auto" w:val="clear"/>
        </w:rPr>
      </w:pPr>
      <w:r>
        <w:rPr>
          <w:shd w:fill="auto" w:val="clear"/>
        </w:rPr>
        <w:tab/>
        <w:tab/>
        <w:t>[exec] (Music) {clementine}</w:t>
      </w:r>
    </w:p>
    <w:p>
      <w:pPr>
        <w:pStyle w:val="TextBody"/>
        <w:numPr>
          <w:ilvl w:val="0"/>
          <w:numId w:val="16"/>
        </w:numPr>
        <w:bidi w:val="0"/>
        <w:jc w:val="left"/>
        <w:rPr>
          <w:shd w:fill="auto" w:val="clear"/>
        </w:rPr>
      </w:pPr>
      <w:r>
        <w:rPr>
          <w:shd w:fill="auto" w:val="clear"/>
        </w:rPr>
        <w:t>Click Menu &gt; Leave &gt; Refresh to use the new settings</w:t>
      </w:r>
    </w:p>
    <w:p>
      <w:pPr>
        <w:pStyle w:val="TextBody"/>
        <w:bidi w:val="0"/>
        <w:jc w:val="left"/>
        <w:rPr>
          <w:shd w:fill="auto" w:val="clear"/>
        </w:rPr>
      </w:pPr>
      <w:r>
        <w:rPr>
          <w:shd w:fill="auto" w:val="clear"/>
        </w:rPr>
        <w:t>Example 2: add Skype to the menu</w:t>
      </w:r>
    </w:p>
    <w:p>
      <w:pPr>
        <w:pStyle w:val="TextBody"/>
        <w:numPr>
          <w:ilvl w:val="0"/>
          <w:numId w:val="17"/>
        </w:numPr>
        <w:bidi w:val="0"/>
        <w:jc w:val="left"/>
        <w:rPr>
          <w:shd w:fill="auto" w:val="clear"/>
        </w:rPr>
      </w:pPr>
      <w:r>
        <w:rPr>
          <w:shd w:fill="auto" w:val="clear"/>
        </w:rPr>
        <w:t>Decide where you want it to show up; for this example, let’s assume you want to add a new category “Communicate” in the Common apps section and enter it there</w:t>
      </w:r>
    </w:p>
    <w:p>
      <w:pPr>
        <w:pStyle w:val="TextBody"/>
        <w:numPr>
          <w:ilvl w:val="0"/>
          <w:numId w:val="17"/>
        </w:numPr>
        <w:bidi w:val="0"/>
        <w:jc w:val="left"/>
        <w:rPr/>
      </w:pPr>
      <w:r>
        <w:rPr>
          <w:shd w:fill="auto" w:val="clear"/>
        </w:rPr>
        <w:t>Create the category using the submenu commands (see below), introduce a new line and follow the pattern: [exec] (menu entry) {</w:t>
      </w:r>
      <w:r>
        <w:rPr>
          <w:i w:val="false"/>
          <w:iCs w:val="false"/>
          <w:shd w:fill="auto" w:val="clear"/>
        </w:rPr>
        <w:t>command</w:t>
      </w:r>
      <w:r>
        <w:rPr>
          <w:shd w:fill="auto" w:val="clear"/>
        </w:rPr>
        <w:t>}</w:t>
      </w:r>
    </w:p>
    <w:p>
      <w:pPr>
        <w:pStyle w:val="TextBody"/>
        <w:numPr>
          <w:ilvl w:val="0"/>
          <w:numId w:val="17"/>
        </w:numPr>
        <w:bidi w:val="0"/>
        <w:jc w:val="left"/>
        <w:rPr>
          <w:shd w:fill="auto" w:val="clear"/>
        </w:rPr>
      </w:pPr>
      <w:r>
        <w:rPr>
          <w:shd w:fill="auto" w:val="clear"/>
        </w:rPr>
        <w:t>The result will look something like this:</w:t>
      </w:r>
    </w:p>
    <w:p>
      <w:pPr>
        <w:pStyle w:val="TextBody"/>
        <w:bidi w:val="0"/>
        <w:jc w:val="left"/>
        <w:rPr>
          <w:shd w:fill="auto" w:val="clear"/>
        </w:rPr>
      </w:pPr>
      <w:r>
        <w:rPr>
          <w:shd w:fill="auto" w:val="clear"/>
        </w:rPr>
        <w:tab/>
        <w:tab/>
        <w:t>[submenu] (Communicate)</w:t>
      </w:r>
    </w:p>
    <w:p>
      <w:pPr>
        <w:pStyle w:val="TextBody"/>
        <w:bidi w:val="0"/>
        <w:jc w:val="left"/>
        <w:rPr>
          <w:shd w:fill="auto" w:val="clear"/>
        </w:rPr>
      </w:pPr>
      <w:r>
        <w:rPr>
          <w:shd w:fill="auto" w:val="clear"/>
        </w:rPr>
        <w:tab/>
        <w:tab/>
        <w:tab/>
        <w:t>[exec] (Skype) {skypeforlinux}</w:t>
      </w:r>
    </w:p>
    <w:p>
      <w:pPr>
        <w:pStyle w:val="TextBody"/>
        <w:bidi w:val="0"/>
        <w:jc w:val="left"/>
        <w:rPr>
          <w:shd w:fill="auto" w:val="clear"/>
        </w:rPr>
      </w:pPr>
      <w:r>
        <w:rPr>
          <w:shd w:fill="auto" w:val="clear"/>
        </w:rPr>
        <w:t xml:space="preserve">   </w:t>
      </w:r>
      <w:r>
        <w:rPr>
          <w:shd w:fill="auto" w:val="clear"/>
        </w:rPr>
        <w:tab/>
        <w:tab/>
        <w:t xml:space="preserve"> [end]</w:t>
      </w:r>
    </w:p>
    <w:p>
      <w:pPr>
        <w:pStyle w:val="TextBody"/>
        <w:numPr>
          <w:ilvl w:val="0"/>
          <w:numId w:val="18"/>
        </w:numPr>
        <w:bidi w:val="0"/>
        <w:jc w:val="left"/>
        <w:rPr>
          <w:shd w:fill="auto" w:val="clear"/>
        </w:rPr>
      </w:pPr>
      <w:r>
        <w:rPr>
          <w:shd w:fill="auto" w:val="clear"/>
        </w:rPr>
        <w:t>Menu &gt; Leave &gt; Refresh</w:t>
      </w:r>
    </w:p>
    <w:p>
      <w:pPr>
        <w:pStyle w:val="TextBody"/>
        <w:bidi w:val="0"/>
        <w:jc w:val="left"/>
        <w:rPr>
          <w:shd w:fill="auto" w:val="clear"/>
        </w:rPr>
      </w:pPr>
      <w:r>
        <w:rPr>
          <w:shd w:fill="auto" w:val="clear"/>
        </w:rPr>
        <w:t>NOTE: as the second example shows, the command to use may not always be obvious, so if necessary open the Application Finder (F6), right-click the entry you are interested in &gt; Edit and copy the correct full command for the menu.</w:t>
      </w:r>
    </w:p>
    <w:p>
      <w:pPr>
        <w:pStyle w:val="Heading3"/>
        <w:bidi w:val="0"/>
        <w:jc w:val="left"/>
        <w:rPr>
          <w:shd w:fill="auto" w:val="clear"/>
        </w:rPr>
      </w:pPr>
      <w:r>
        <w:rPr>
          <w:shd w:fill="auto" w:val="clear"/>
        </w:rPr>
        <w:t>What else should I know about the windows?</w:t>
      </w:r>
    </w:p>
    <w:p>
      <w:pPr>
        <w:pStyle w:val="Normal"/>
        <w:numPr>
          <w:ilvl w:val="0"/>
          <w:numId w:val="19"/>
        </w:numPr>
        <w:bidi w:val="0"/>
        <w:jc w:val="left"/>
        <w:rPr>
          <w:shd w:fill="auto" w:val="clear"/>
        </w:rPr>
      </w:pPr>
      <w:r>
        <w:rPr>
          <w:shd w:fill="auto" w:val="clear"/>
        </w:rPr>
        <w:t>Resize: Alt + right click near the corner you want to change and drag.</w:t>
      </w:r>
    </w:p>
    <w:p>
      <w:pPr>
        <w:pStyle w:val="Normal"/>
        <w:numPr>
          <w:ilvl w:val="0"/>
          <w:numId w:val="19"/>
        </w:numPr>
        <w:bidi w:val="0"/>
        <w:jc w:val="left"/>
        <w:rPr>
          <w:shd w:fill="auto" w:val="clear"/>
        </w:rPr>
      </w:pPr>
      <w:r>
        <w:rPr>
          <w:shd w:fill="auto" w:val="clear"/>
        </w:rPr>
        <w:t>Move: Alt + left click and drag.</w:t>
      </w:r>
    </w:p>
    <w:p>
      <w:pPr>
        <w:pStyle w:val="Normal"/>
        <w:numPr>
          <w:ilvl w:val="0"/>
          <w:numId w:val="19"/>
        </w:numPr>
        <w:bidi w:val="0"/>
        <w:jc w:val="left"/>
        <w:rPr>
          <w:shd w:fill="auto" w:val="clear"/>
        </w:rPr>
      </w:pPr>
      <w:r>
        <w:rPr>
          <w:shd w:fill="auto" w:val="clear"/>
        </w:rPr>
        <w:t>Stick: use the little square in the top left corner to limit the window to the current desktop.</w:t>
      </w:r>
    </w:p>
    <w:p>
      <w:pPr>
        <w:pStyle w:val="Normal"/>
        <w:numPr>
          <w:ilvl w:val="0"/>
          <w:numId w:val="19"/>
        </w:numPr>
        <w:bidi w:val="0"/>
        <w:jc w:val="left"/>
        <w:rPr/>
      </w:pPr>
      <w:r>
        <w:rPr>
          <w:shd w:fill="auto" w:val="clear"/>
        </w:rPr>
        <w:t xml:space="preserve">Options: right-click on the window’s toolbar at the top. Of special value is the ability to select to remember size and location (recorded in </w:t>
      </w:r>
      <w:r>
        <w:rPr>
          <w:i/>
          <w:iCs/>
          <w:shd w:fill="auto" w:val="clear"/>
        </w:rPr>
        <w:t>~/.fluxbox/apps</w:t>
      </w:r>
      <w:r>
        <w:rPr>
          <w:i w:val="false"/>
          <w:iCs w:val="false"/>
          <w:shd w:fill="auto" w:val="clear"/>
        </w:rPr>
        <w:t>)</w:t>
      </w:r>
      <w:r>
        <w:rPr>
          <w:shd w:fill="auto" w:val="clear"/>
        </w:rPr>
        <w:t>.</w:t>
      </w:r>
    </w:p>
    <w:p>
      <w:pPr>
        <w:pStyle w:val="Normal"/>
        <w:numPr>
          <w:ilvl w:val="0"/>
          <w:numId w:val="19"/>
        </w:numPr>
        <w:bidi w:val="0"/>
        <w:jc w:val="left"/>
        <w:rPr>
          <w:shd w:fill="auto" w:val="clear"/>
        </w:rPr>
      </w:pPr>
      <w:r>
        <w:rPr>
          <w:shd w:fill="auto" w:val="clear"/>
        </w:rPr>
        <w:t>Tabbing: combine multiple windows into one window with tabs across the top by simply Ctrl-Clicking and holding the titlebar of one window and dragging and dropping it on another window. Reverse the procedure to separate them again.</w:t>
      </w:r>
    </w:p>
    <w:p>
      <w:pPr>
        <w:pStyle w:val="Normal"/>
        <w:bidi w:val="0"/>
        <w:jc w:val="left"/>
        <w:rPr>
          <w:shd w:fill="auto" w:val="clear"/>
        </w:rPr>
      </w:pPr>
      <w:r>
        <w:rPr>
          <w:shd w:fill="auto" w:val="clear"/>
        </w:rPr>
      </w:r>
    </w:p>
    <w:p>
      <w:pPr>
        <w:pStyle w:val="Heading3"/>
        <w:bidi w:val="0"/>
        <w:jc w:val="left"/>
        <w:rPr>
          <w:shd w:fill="auto" w:val="clear"/>
        </w:rPr>
      </w:pPr>
      <w:r>
        <w:rPr>
          <w:shd w:fill="auto" w:val="clear"/>
        </w:rPr>
        <w:t xml:space="preserve">I see styles in the menu, what are those? </w:t>
      </w:r>
    </w:p>
    <w:p>
      <w:pPr>
        <w:pStyle w:val="Normal"/>
        <w:bidi w:val="0"/>
        <w:jc w:val="left"/>
        <w:rPr/>
      </w:pPr>
      <w:r>
        <w:rPr>
          <w:shd w:fill="auto" w:val="clear"/>
        </w:rPr>
        <w:t>Styles are simple text files that tell fluxbox how to generate the appearance of the window and toolbar components</w:t>
      </w:r>
      <w:ins w:id="91" w:author="Jerry Bond" w:date="2021-09-24T16:37:56Z">
        <w:r>
          <w:rPr>
            <w:shd w:fill="auto" w:val="clear"/>
          </w:rPr>
          <w:t xml:space="preserve">, </w:t>
        </w:r>
      </w:ins>
      <w:ins w:id="92" w:author="Jerry Bond" w:date="2021-09-24T16:37:56Z">
        <w:r>
          <w:rPr>
            <w:shd w:fill="auto" w:val="clear"/>
          </w:rPr>
          <w:t>as well as the menu</w:t>
        </w:r>
      </w:ins>
      <w:r>
        <w:rPr>
          <w:shd w:fill="auto" w:val="clear"/>
        </w:rPr>
        <w:t xml:space="preserve">. Fluxbox ships with a large number in </w:t>
      </w:r>
      <w:r>
        <w:rPr>
          <w:i/>
          <w:iCs/>
          <w:shd w:fill="auto" w:val="clear"/>
        </w:rPr>
        <w:t xml:space="preserve">/usr/share/fluxbox/styles/ </w:t>
      </w:r>
      <w:r>
        <w:rPr>
          <w:i w:val="false"/>
          <w:iCs w:val="false"/>
          <w:shd w:fill="auto" w:val="clear"/>
        </w:rPr>
        <w:t>that show in Menu &gt; Look &gt; Style</w:t>
      </w:r>
      <w:r>
        <w:rPr>
          <w:shd w:fill="auto" w:val="clear"/>
        </w:rPr>
        <w:t xml:space="preserve">, and many more can be found online with a web search on "fluxbox styles." </w:t>
      </w:r>
    </w:p>
    <w:p>
      <w:pPr>
        <w:pStyle w:val="Normal"/>
        <w:bidi w:val="0"/>
        <w:jc w:val="left"/>
        <w:rPr>
          <w:shd w:fill="auto" w:val="clear"/>
        </w:rPr>
      </w:pPr>
      <w:r>
        <w:rPr>
          <w:shd w:fill="auto" w:val="clear"/>
        </w:rPr>
      </w:r>
    </w:p>
    <w:p>
      <w:pPr>
        <w:pStyle w:val="Normal"/>
        <w:bidi w:val="0"/>
        <w:jc w:val="left"/>
        <w:rPr/>
      </w:pPr>
      <w:r>
        <w:rPr>
          <w:shd w:fill="auto" w:val="clear"/>
        </w:rPr>
        <w:t xml:space="preserve">Styles can include a background image, but that is blocked in MX-Fluxbox by default with the top lines in </w:t>
      </w:r>
      <w:r>
        <w:rPr>
          <w:i w:val="false"/>
          <w:iCs w:val="false"/>
          <w:shd w:fill="auto" w:val="clear"/>
        </w:rPr>
        <w:t>Menu &gt; Settings &gt; Configure &gt; Overlay</w:t>
      </w:r>
      <w:r>
        <w:rPr>
          <w:shd w:fill="auto" w:val="clear"/>
        </w:rPr>
        <w:t xml:space="preserve">. To </w:t>
      </w:r>
      <w:r>
        <w:rPr>
          <w:u w:val="single"/>
          <w:shd w:fill="auto" w:val="clear"/>
        </w:rPr>
        <w:t>allow</w:t>
      </w:r>
      <w:r>
        <w:rPr>
          <w:shd w:fill="auto" w:val="clear"/>
        </w:rPr>
        <w:t xml:space="preserve"> the style to determine the background, place a hash mark in front to the line so that it looks like this:</w:t>
      </w:r>
    </w:p>
    <w:p>
      <w:pPr>
        <w:pStyle w:val="Normal"/>
        <w:bidi w:val="0"/>
        <w:jc w:val="left"/>
        <w:rPr>
          <w:shd w:fill="auto" w:val="clear"/>
        </w:rPr>
      </w:pPr>
      <w:r>
        <w:rPr>
          <w:shd w:fill="auto" w:val="clear"/>
        </w:rPr>
      </w:r>
    </w:p>
    <w:p>
      <w:pPr>
        <w:pStyle w:val="PreformattedText"/>
        <w:bidi w:val="0"/>
        <w:jc w:val="left"/>
        <w:rPr>
          <w:i/>
          <w:i/>
          <w:iCs/>
          <w:shd w:fill="auto" w:val="clear"/>
        </w:rPr>
      </w:pPr>
      <w:r>
        <w:rPr>
          <w:i/>
          <w:iCs/>
          <w:shd w:fill="auto" w:val="clear"/>
        </w:rPr>
        <w:t>! The following line will prevent styles from setting the background.</w:t>
      </w:r>
    </w:p>
    <w:p>
      <w:pPr>
        <w:pStyle w:val="Normal"/>
        <w:bidi w:val="0"/>
        <w:jc w:val="left"/>
        <w:rPr/>
      </w:pPr>
      <w:r>
        <w:rPr>
          <w:b/>
          <w:bCs/>
          <w:i/>
          <w:iCs/>
          <w:shd w:fill="auto" w:val="clear"/>
        </w:rPr>
        <w:t>#</w:t>
      </w:r>
      <w:r>
        <w:rPr>
          <w:i/>
          <w:iCs/>
          <w:shd w:fill="auto" w:val="clear"/>
        </w:rPr>
        <w:t>background: none</w:t>
      </w:r>
    </w:p>
    <w:p>
      <w:pPr>
        <w:pStyle w:val="PreformattedText"/>
        <w:bidi w:val="0"/>
        <w:jc w:val="left"/>
        <w:rPr>
          <w:i/>
          <w:i/>
          <w:iCs/>
          <w:shd w:fill="auto" w:val="clear"/>
        </w:rPr>
      </w:pPr>
      <w:r>
        <w:rPr>
          <w:i/>
          <w:iCs/>
          <w:shd w:fill="auto" w:val="clear"/>
        </w:rPr>
      </w:r>
    </w:p>
    <w:p>
      <w:pPr>
        <w:pStyle w:val="Normal"/>
        <w:bidi w:val="0"/>
        <w:jc w:val="left"/>
        <w:rPr>
          <w:i w:val="false"/>
          <w:i w:val="false"/>
          <w:iCs w:val="false"/>
          <w:shd w:fill="auto" w:val="clear"/>
        </w:rPr>
      </w:pPr>
      <w:r>
        <w:rPr>
          <w:i w:val="false"/>
          <w:iCs w:val="false"/>
          <w:shd w:fill="auto" w:val="clear"/>
        </w:rPr>
        <w:t xml:space="preserve">If you like a style but want to change certain traits, copy it to ~/.fluxbox/styles,  rename it, and make your changes (consult Ubuntu style guide under Links, below). You will find a few fluxbox styles that have been modified for use in MX in that folder. </w:t>
      </w:r>
    </w:p>
    <w:p>
      <w:pPr>
        <w:pStyle w:val="Heading3"/>
        <w:bidi w:val="0"/>
        <w:jc w:val="left"/>
        <w:rPr>
          <w:shd w:fill="auto" w:val="clear"/>
        </w:rPr>
      </w:pPr>
      <w:r>
        <w:rPr>
          <w:shd w:fill="auto" w:val="clear"/>
        </w:rPr>
        <w:t>What are themes and how do I manage them?</w:t>
      </w:r>
    </w:p>
    <w:p>
      <w:pPr>
        <w:pStyle w:val="TextBody"/>
        <w:bidi w:val="0"/>
        <w:jc w:val="left"/>
        <w:rPr>
          <w:shd w:fill="auto" w:val="clear"/>
        </w:rPr>
      </w:pPr>
      <w:del w:id="93" w:author="Jerry Bond" w:date="2021-09-24T16:38:43Z">
        <w:r>
          <w:rPr>
            <w:shd w:fill="auto" w:val="clear"/>
          </w:rPr>
          <w:delText>T</w:delText>
        </w:r>
      </w:del>
      <w:ins w:id="94" w:author="Jerry Bond" w:date="2021-09-24T16:38:44Z">
        <w:r>
          <w:rPr>
            <w:shd w:fill="auto" w:val="clear"/>
          </w:rPr>
          <w:t>A number of t</w:t>
        </w:r>
      </w:ins>
      <w:r>
        <w:rPr>
          <w:shd w:fill="auto" w:val="clear"/>
        </w:rPr>
        <w:t xml:space="preserve">hemes </w:t>
      </w:r>
      <w:ins w:id="95" w:author="Jerry Bond" w:date="2021-09-24T16:38:53Z">
        <w:r>
          <w:rPr>
            <w:shd w:fill="auto" w:val="clear"/>
          </w:rPr>
          <w:t xml:space="preserve">are installed by default </w:t>
        </w:r>
      </w:ins>
      <w:r>
        <w:rPr>
          <w:shd w:fill="auto" w:val="clear"/>
        </w:rPr>
        <w:t>in MX-Fluxbox</w:t>
      </w:r>
      <w:del w:id="96" w:author="Jerry Bond" w:date="2021-09-24T16:39:06Z">
        <w:r>
          <w:rPr>
            <w:shd w:fill="auto" w:val="clear"/>
          </w:rPr>
          <w:delText xml:space="preserve"> are GTK 2.0 themes; a number are installed by default </w:delText>
        </w:r>
      </w:del>
      <w:ins w:id="97" w:author="Jerry Bond" w:date="2021-09-24T16:39:07Z">
        <w:r>
          <w:rPr>
            <w:shd w:fill="auto" w:val="clear"/>
          </w:rPr>
          <w:t xml:space="preserve"> </w:t>
        </w:r>
      </w:ins>
      <w:r>
        <w:rPr>
          <w:shd w:fill="auto" w:val="clear"/>
        </w:rPr>
        <w:t xml:space="preserve">and others can be found with a web search. A GTK theme controls items such as the panel color, the backgrounds for windows and tabs, how an application will look when it is active vs. inactive, buttons, check-boxes, etc. They range from very dark to very light. </w:t>
      </w:r>
    </w:p>
    <w:p>
      <w:pPr>
        <w:pStyle w:val="TextBody"/>
        <w:bidi w:val="0"/>
        <w:jc w:val="left"/>
        <w:rPr>
          <w:shd w:fill="auto" w:val="clear"/>
        </w:rPr>
      </w:pPr>
      <w:r>
        <w:rPr>
          <w:shd w:fill="auto" w:val="clear"/>
        </w:rPr>
        <w:t>The default theme for MX-Fluxbox is [</w:t>
      </w:r>
      <w:del w:id="98" w:author="Jerry Bond" w:date="2021-09-24T16:39:20Z">
        <w:r>
          <w:rPr>
            <w:shd w:fill="auto" w:val="clear"/>
          </w:rPr>
          <w:delText>WHAT?</w:delText>
        </w:r>
      </w:del>
      <w:ins w:id="99" w:author="Jerry Bond" w:date="2021-09-24T16:39:22Z">
        <w:r>
          <w:rPr>
            <w:shd w:fill="auto" w:val="clear"/>
          </w:rPr>
          <w:t>MX-Comfort</w:t>
        </w:r>
      </w:ins>
      <w:r>
        <w:rPr>
          <w:shd w:fill="auto" w:val="clear"/>
        </w:rPr>
        <w:t>]. It can be changed by right</w:t>
      </w:r>
      <w:del w:id="100" w:author="Jerry Bond" w:date="2021-09-24T16:39:33Z">
        <w:r>
          <w:rPr>
            <w:shd w:fill="auto" w:val="clear"/>
          </w:rPr>
          <w:delText xml:space="preserve"> </w:delText>
        </w:r>
      </w:del>
      <w:ins w:id="101" w:author="Jerry Bond" w:date="2021-09-24T16:39:33Z">
        <w:r>
          <w:rPr>
            <w:shd w:fill="auto" w:val="clear"/>
          </w:rPr>
          <w:t>-</w:t>
        </w:r>
      </w:ins>
      <w:r>
        <w:rPr>
          <w:shd w:fill="auto" w:val="clear"/>
        </w:rPr>
        <w:t xml:space="preserve">clicking on the desktop to bring up Menu &gt; Appearance &gt; Theme, bringing up a selector for themes, icons, fonts etc. which makes it very easy to see and choose the other possibilities.  </w:t>
      </w:r>
    </w:p>
    <w:p>
      <w:pPr>
        <w:pStyle w:val="Heading3"/>
        <w:bidi w:val="0"/>
        <w:jc w:val="left"/>
        <w:rPr>
          <w:shd w:fill="auto" w:val="clear"/>
        </w:rPr>
      </w:pPr>
      <w:r>
        <w:rPr>
          <w:shd w:fill="auto" w:val="clear"/>
        </w:rPr>
        <w:t>I can’t read some of the texts, can I do something about that?</w:t>
      </w:r>
    </w:p>
    <w:p>
      <w:pPr>
        <w:pStyle w:val="TextBody"/>
        <w:bidi w:val="0"/>
        <w:jc w:val="left"/>
        <w:rPr>
          <w:shd w:fill="auto" w:val="clear"/>
        </w:rPr>
      </w:pPr>
      <w:r>
        <w:rPr>
          <w:shd w:fill="auto" w:val="clear"/>
        </w:rPr>
        <w:t>You can adjust the font being used by a theme</w:t>
      </w:r>
      <w:ins w:id="102" w:author="Jerry Bond" w:date="2021-09-24T16:40:17Z">
        <w:r>
          <w:rPr>
            <w:shd w:fill="auto" w:val="clear"/>
          </w:rPr>
          <w:t xml:space="preserve"> </w:t>
        </w:r>
      </w:ins>
      <w:ins w:id="103" w:author="Jerry Bond" w:date="2021-09-24T16:40:17Z">
        <w:r>
          <w:rPr>
            <w:shd w:fill="auto" w:val="clear"/>
          </w:rPr>
          <w:t>or style</w:t>
        </w:r>
      </w:ins>
      <w:r>
        <w:rPr>
          <w:shd w:fill="auto" w:val="clear"/>
        </w:rPr>
        <w:t xml:space="preserve"> using the theme selector; default for MX-Fluxbox is Sans 11. More detailed control is available by using the ~/.fluxbox/overlay file. For instance, this set of commands might be tried to make the text generally larger:</w:t>
      </w:r>
    </w:p>
    <w:p>
      <w:pPr>
        <w:pStyle w:val="PreformattedText"/>
        <w:bidi w:val="0"/>
        <w:jc w:val="left"/>
        <w:rPr/>
      </w:pPr>
      <w:r>
        <w:rPr>
          <w:rFonts w:ascii="Helvetica;Arial;sans-serif" w:hAnsi="Helvetica;Arial;sans-serif"/>
          <w:b w:val="false"/>
          <w:i w:val="false"/>
          <w:caps w:val="false"/>
          <w:smallCaps w:val="false"/>
          <w:color w:val="1C1E21"/>
          <w:spacing w:val="0"/>
          <w:sz w:val="20"/>
          <w:shd w:fill="auto" w:val="clear"/>
        </w:rPr>
        <w:t># fonts------------------------------------------</w:t>
      </w:r>
      <w:r>
        <w:rPr>
          <w:shd w:fill="auto" w:val="clear"/>
        </w:rPr>
        <w:br/>
      </w:r>
      <w:r>
        <w:rPr>
          <w:rFonts w:ascii="Helvetica;Arial;sans-serif" w:hAnsi="Helvetica;Arial;sans-serif"/>
          <w:b w:val="false"/>
          <w:i w:val="false"/>
          <w:caps w:val="false"/>
          <w:smallCaps w:val="false"/>
          <w:color w:val="1C1E21"/>
          <w:spacing w:val="0"/>
          <w:sz w:val="20"/>
          <w:shd w:fill="auto" w:val="clear"/>
        </w:rPr>
        <w:t>menu.frame.font: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menu.title.font: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toolbar.clock.font: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toolbar.workspace.font: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toolbar.iconbar.unfocused.font: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window.font: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fill="auto" w:val="clear"/>
        </w:rPr>
      </w:pPr>
      <w:r>
        <w:rPr>
          <w:rFonts w:ascii="Helvetica;Arial;sans-serif" w:hAnsi="Helvetica;Arial;sans-serif"/>
          <w:b w:val="false"/>
          <w:i w:val="false"/>
          <w:caps w:val="false"/>
          <w:smallCaps w:val="false"/>
          <w:color w:val="1C1E21"/>
          <w:spacing w:val="0"/>
          <w:sz w:val="20"/>
          <w:shd w:fill="auto" w:val="clear"/>
        </w:rPr>
      </w:r>
    </w:p>
    <w:p>
      <w:pPr>
        <w:pStyle w:val="TextBody"/>
        <w:bidi w:val="0"/>
        <w:jc w:val="left"/>
        <w:rPr>
          <w:shd w:fill="auto" w:val="clear"/>
        </w:rPr>
      </w:pPr>
      <w:r>
        <w:rPr>
          <w:shd w:fill="auto" w:val="clear"/>
        </w:rPr>
        <w:t>For other font options, consult the Links at the end of this document.</w:t>
      </w:r>
    </w:p>
    <w:p>
      <w:pPr>
        <w:pStyle w:val="Heading3"/>
        <w:bidi w:val="0"/>
        <w:jc w:val="left"/>
        <w:rPr/>
      </w:pPr>
      <w:r>
        <w:rPr>
          <w:shd w:fill="auto" w:val="clear"/>
        </w:rPr>
        <w:t xml:space="preserve">Can I change the </w:t>
      </w:r>
      <w:r>
        <w:rPr>
          <w:rFonts w:eastAsia="WenQuanYi Micro Hei" w:cs="FreeSans"/>
          <w:b/>
          <w:bCs/>
          <w:sz w:val="28"/>
          <w:szCs w:val="28"/>
          <w:shd w:fill="auto" w:val="clear"/>
        </w:rPr>
        <w:t>wallpaper</w:t>
      </w:r>
      <w:r>
        <w:rPr>
          <w:shd w:fill="auto" w:val="clear"/>
        </w:rPr>
        <w:t>?</w:t>
      </w:r>
    </w:p>
    <w:p>
      <w:pPr>
        <w:pStyle w:val="Normal"/>
        <w:bidi w:val="0"/>
        <w:jc w:val="left"/>
        <w:rPr/>
      </w:pPr>
      <w:r>
        <w:rPr>
          <w:shd w:fill="auto" w:val="clear"/>
        </w:rPr>
        <w:t xml:space="preserve">First make sure the overlay file is blocking the style from determining the background. Then click Menu &gt; Appearance &gt; Wallpapers &gt; Select to see the available choices. Wallpapers whose name begins with “mxfb-” carry the MX-Fluxbox logo. The list that pops up from the menu entry includes </w:t>
      </w:r>
      <w:del w:id="104" w:author="Jerry Bond" w:date="2021-09-24T16:41:10Z">
        <w:r>
          <w:rPr>
            <w:shd w:fill="auto" w:val="clear"/>
          </w:rPr>
          <w:delText xml:space="preserve">any </w:delText>
        </w:r>
      </w:del>
      <w:r>
        <w:rPr>
          <w:shd w:fill="auto" w:val="clear"/>
        </w:rPr>
        <w:t>user backgrounds (</w:t>
      </w:r>
      <w:r>
        <w:rPr>
          <w:i/>
          <w:iCs/>
          <w:shd w:fill="auto" w:val="clear"/>
        </w:rPr>
        <w:t>~/.fluxbox/backgrounds</w:t>
      </w:r>
      <w:r>
        <w:rPr>
          <w:shd w:fill="auto" w:val="clear"/>
        </w:rPr>
        <w:t>) and system backgrounds (</w:t>
      </w:r>
      <w:r>
        <w:rPr>
          <w:i/>
          <w:iCs/>
          <w:shd w:fill="auto" w:val="clear"/>
        </w:rPr>
        <w:t>/usr/share/backgrounds</w:t>
      </w:r>
      <w:r>
        <w:rPr>
          <w:shd w:fill="auto" w:val="clear"/>
        </w:rPr>
        <w:t>), separated by a horizontal line. This setup allows you to add backgrounds in the user folder and then be able to select them from the menu.</w:t>
      </w:r>
    </w:p>
    <w:p>
      <w:pPr>
        <w:pStyle w:val="Heading3"/>
        <w:bidi w:val="0"/>
        <w:jc w:val="left"/>
        <w:rPr>
          <w:shd w:fill="auto" w:val="clear"/>
        </w:rPr>
      </w:pPr>
      <w:r>
        <w:rPr>
          <w:shd w:fill="auto" w:val="clear"/>
        </w:rPr>
        <w:t>What terminals are available?</w:t>
      </w:r>
    </w:p>
    <w:p>
      <w:pPr>
        <w:pStyle w:val="Normal"/>
        <w:numPr>
          <w:ilvl w:val="0"/>
          <w:numId w:val="20"/>
        </w:numPr>
        <w:bidi w:val="0"/>
        <w:jc w:val="left"/>
        <w:rPr>
          <w:shd w:fill="auto" w:val="clear"/>
        </w:rPr>
      </w:pPr>
      <w:ins w:id="105" w:author="Jerry Bond" w:date="2021-09-24T16:41:37Z">
        <w:r>
          <w:rPr>
            <w:shd w:fill="auto" w:val="clear"/>
          </w:rPr>
          <w:t>Ctrl+</w:t>
        </w:r>
      </w:ins>
      <w:r>
        <w:rPr>
          <w:shd w:fill="auto" w:val="clear"/>
        </w:rPr>
        <w:t>F4 (or Menu &gt; Terminal) = Drop-down Xfce4-terminal</w:t>
      </w:r>
    </w:p>
    <w:p>
      <w:pPr>
        <w:pStyle w:val="Normal"/>
        <w:numPr>
          <w:ilvl w:val="0"/>
          <w:numId w:val="20"/>
        </w:numPr>
        <w:bidi w:val="0"/>
        <w:jc w:val="left"/>
        <w:rPr/>
      </w:pPr>
      <w:r>
        <w:rPr>
          <w:shd w:fill="auto" w:val="clear"/>
        </w:rPr>
        <w:t xml:space="preserve">Menu or </w:t>
      </w:r>
      <w:ins w:id="106" w:author="Jerry Bond" w:date="2021-09-24T16:41:48Z">
        <w:r>
          <w:rPr>
            <w:shd w:fill="auto" w:val="clear"/>
          </w:rPr>
          <w:t>Ctrl+</w:t>
        </w:r>
      </w:ins>
      <w:r>
        <w:rPr>
          <w:shd w:fill="auto" w:val="clear"/>
        </w:rPr>
        <w:t xml:space="preserve">F2: </w:t>
      </w:r>
      <w:r>
        <w:rPr>
          <w:i w:val="false"/>
          <w:iCs w:val="false"/>
          <w:shd w:fill="auto" w:val="clear"/>
        </w:rPr>
        <w:t>roxterm</w:t>
      </w:r>
      <w:r>
        <w:rPr>
          <w:i/>
          <w:iCs/>
          <w:shd w:fill="auto" w:val="clear"/>
        </w:rPr>
        <w:t xml:space="preserve"> </w:t>
      </w:r>
    </w:p>
    <w:p>
      <w:pPr>
        <w:pStyle w:val="Heading3"/>
        <w:bidi w:val="0"/>
        <w:jc w:val="left"/>
        <w:rPr>
          <w:shd w:fill="auto" w:val="clear"/>
        </w:rPr>
      </w:pPr>
      <w:r>
        <w:rPr>
          <w:shd w:fill="auto" w:val="clear"/>
        </w:rPr>
        <w:t>Can I use my own keystroke combinations?</w:t>
      </w:r>
    </w:p>
    <w:p>
      <w:pPr>
        <w:pStyle w:val="Normal"/>
        <w:bidi w:val="0"/>
        <w:jc w:val="left"/>
        <w:rPr/>
      </w:pPr>
      <w:r>
        <w:rPr>
          <w:shd w:fill="auto" w:val="clear"/>
        </w:rPr>
        <w:t xml:space="preserve">Yes. Many are listed by default in </w:t>
      </w:r>
      <w:r>
        <w:rPr>
          <w:i w:val="false"/>
          <w:iCs w:val="false"/>
          <w:shd w:fill="auto" w:val="clear"/>
        </w:rPr>
        <w:t>Menu &gt; Settings &gt; Configure &gt; Keys</w:t>
      </w:r>
      <w:r>
        <w:rPr>
          <w:shd w:fill="auto" w:val="clear"/>
        </w:rPr>
        <w:t>. The names of a couple of the keys are a bit obscure:</w:t>
      </w:r>
    </w:p>
    <w:p>
      <w:pPr>
        <w:pStyle w:val="Normal"/>
        <w:numPr>
          <w:ilvl w:val="0"/>
          <w:numId w:val="21"/>
        </w:numPr>
        <w:bidi w:val="0"/>
        <w:jc w:val="left"/>
        <w:rPr>
          <w:shd w:fill="auto" w:val="clear"/>
        </w:rPr>
      </w:pPr>
      <w:r>
        <w:rPr>
          <w:shd w:fill="auto" w:val="clear"/>
        </w:rPr>
        <w:t>Mod1 = Alt</w:t>
      </w:r>
    </w:p>
    <w:p>
      <w:pPr>
        <w:pStyle w:val="Normal"/>
        <w:numPr>
          <w:ilvl w:val="0"/>
          <w:numId w:val="21"/>
        </w:numPr>
        <w:bidi w:val="0"/>
        <w:jc w:val="left"/>
        <w:rPr>
          <w:shd w:fill="auto" w:val="clear"/>
        </w:rPr>
      </w:pPr>
      <w:r>
        <w:rPr>
          <w:shd w:fill="auto" w:val="clear"/>
        </w:rPr>
        <w:t>Mod4 = Logo key (Windows, Apple)</w:t>
      </w:r>
    </w:p>
    <w:p>
      <w:pPr>
        <w:pStyle w:val="Normal"/>
        <w:bidi w:val="0"/>
        <w:jc w:val="left"/>
        <w:rPr/>
      </w:pPr>
      <w:r>
        <w:rPr>
          <w:shd w:fill="auto" w:val="clear"/>
        </w:rPr>
        <w:t xml:space="preserve">More: </w:t>
      </w:r>
      <w:hyperlink r:id="rId20">
        <w:r>
          <w:rPr>
            <w:rStyle w:val="InternetLink"/>
            <w:shd w:fill="auto" w:val="clear"/>
          </w:rPr>
          <w:t>http://fluxbox.sourceforge.net/docbook/en/html/c296.html</w:t>
        </w:r>
      </w:hyperlink>
    </w:p>
    <w:p>
      <w:pPr>
        <w:pStyle w:val="Normal"/>
        <w:bidi w:val="0"/>
        <w:jc w:val="left"/>
        <w:rPr>
          <w:shd w:fill="auto" w:val="clear"/>
        </w:rPr>
      </w:pPr>
      <w:r>
        <w:rPr>
          <w:shd w:fill="auto" w:val="clear"/>
        </w:rPr>
      </w:r>
    </w:p>
    <w:p>
      <w:pPr>
        <w:pStyle w:val="Normal"/>
        <w:bidi w:val="0"/>
        <w:jc w:val="left"/>
        <w:rPr/>
      </w:pPr>
      <w:r>
        <w:rPr>
          <w:shd w:fill="auto" w:val="clear"/>
        </w:rPr>
        <w:t xml:space="preserve">There are </w:t>
      </w:r>
      <w:del w:id="107" w:author="Jerry Bond" w:date="2021-09-24T16:42:51Z">
        <w:r>
          <w:rPr>
            <w:shd w:fill="auto" w:val="clear"/>
          </w:rPr>
          <w:delText xml:space="preserve">6 </w:delText>
        </w:r>
      </w:del>
      <w:r>
        <w:rPr>
          <w:shd w:fill="auto" w:val="clear"/>
        </w:rPr>
        <w:t>dedicated function key</w:t>
      </w:r>
      <w:ins w:id="108" w:author="Jerry Bond" w:date="2021-09-24T16:42:06Z">
        <w:r>
          <w:rPr>
            <w:shd w:fill="auto" w:val="clear"/>
          </w:rPr>
          <w:t xml:space="preserve"> </w:t>
        </w:r>
      </w:ins>
      <w:ins w:id="109" w:author="Jerry Bond" w:date="2021-09-24T16:42:06Z">
        <w:r>
          <w:rPr>
            <w:shd w:fill="auto" w:val="clear"/>
          </w:rPr>
          <w:t xml:space="preserve">combinations </w:t>
        </w:r>
      </w:ins>
      <w:del w:id="110" w:author="Jerry Bond" w:date="2021-09-24T16:42:11Z">
        <w:r>
          <w:rPr>
            <w:shd w:fill="auto" w:val="clear"/>
          </w:rPr>
          <w:delText>s</w:delText>
        </w:r>
      </w:del>
      <w:r>
        <w:rPr>
          <w:shd w:fill="auto" w:val="clear"/>
        </w:rPr>
        <w:t xml:space="preserve"> in MX-Fluxbox (see top of </w:t>
      </w:r>
      <w:r>
        <w:rPr>
          <w:i/>
          <w:iCs/>
          <w:shd w:fill="auto" w:val="clear"/>
        </w:rPr>
        <w:t>keys</w:t>
      </w:r>
      <w:r>
        <w:rPr>
          <w:shd w:fill="auto" w:val="clear"/>
        </w:rPr>
        <w:t xml:space="preserve"> file to change):</w:t>
      </w:r>
    </w:p>
    <w:p>
      <w:pPr>
        <w:pStyle w:val="Normal"/>
        <w:numPr>
          <w:ilvl w:val="0"/>
          <w:numId w:val="22"/>
        </w:numPr>
        <w:bidi w:val="0"/>
        <w:jc w:val="left"/>
        <w:rPr>
          <w:shd w:fill="auto" w:val="clear"/>
        </w:rPr>
      </w:pPr>
      <w:ins w:id="111" w:author="Jerry Bond" w:date="2021-09-24T16:42:15Z">
        <w:r>
          <w:rPr>
            <w:shd w:fill="auto" w:val="clear"/>
          </w:rPr>
          <w:t>Ctrl+</w:t>
        </w:r>
      </w:ins>
      <w:r>
        <w:rPr>
          <w:shd w:fill="auto" w:val="clear"/>
        </w:rPr>
        <w:t>F1: MX-Fluxbox documentation</w:t>
      </w:r>
    </w:p>
    <w:p>
      <w:pPr>
        <w:pStyle w:val="Normal"/>
        <w:numPr>
          <w:ilvl w:val="0"/>
          <w:numId w:val="22"/>
        </w:numPr>
        <w:bidi w:val="0"/>
        <w:jc w:val="left"/>
        <w:rPr/>
      </w:pPr>
      <w:ins w:id="112" w:author="Jerry Bond" w:date="2021-09-24T16:42:25Z">
        <w:r>
          <w:rPr>
            <w:shd w:fill="auto" w:val="clear"/>
          </w:rPr>
          <w:t>Ctrl+</w:t>
        </w:r>
      </w:ins>
      <w:r>
        <w:rPr>
          <w:shd w:fill="auto" w:val="clear"/>
        </w:rPr>
        <w:t>F2: Run command using the quick app runner “</w:t>
      </w:r>
      <w:hyperlink r:id="rId21">
        <w:r>
          <w:rPr>
            <w:rStyle w:val="InternetLink"/>
            <w:shd w:fill="auto" w:val="clear"/>
          </w:rPr>
          <w:t>rofi</w:t>
        </w:r>
      </w:hyperlink>
      <w:r>
        <w:rPr>
          <w:shd w:fill="auto" w:val="clear"/>
        </w:rPr>
        <w:t xml:space="preserve">” </w:t>
      </w:r>
    </w:p>
    <w:p>
      <w:pPr>
        <w:pStyle w:val="Normal"/>
        <w:numPr>
          <w:ilvl w:val="0"/>
          <w:numId w:val="22"/>
        </w:numPr>
        <w:bidi w:val="0"/>
        <w:jc w:val="left"/>
        <w:rPr>
          <w:shd w:fill="auto" w:val="clear"/>
        </w:rPr>
      </w:pPr>
      <w:ins w:id="113" w:author="Jerry Bond" w:date="2021-09-24T16:42:27Z">
        <w:r>
          <w:rPr>
            <w:shd w:fill="auto" w:val="clear"/>
          </w:rPr>
          <w:t>Ctrl+</w:t>
        </w:r>
      </w:ins>
      <w:r>
        <w:rPr>
          <w:shd w:fill="auto" w:val="clear"/>
        </w:rPr>
        <w:t>F3: File manager</w:t>
      </w:r>
    </w:p>
    <w:p>
      <w:pPr>
        <w:pStyle w:val="Normal"/>
        <w:numPr>
          <w:ilvl w:val="0"/>
          <w:numId w:val="22"/>
        </w:numPr>
        <w:bidi w:val="0"/>
        <w:jc w:val="left"/>
        <w:rPr>
          <w:shd w:fill="auto" w:val="clear"/>
        </w:rPr>
      </w:pPr>
      <w:ins w:id="114" w:author="Jerry Bond" w:date="2021-09-24T16:42:29Z">
        <w:r>
          <w:rPr>
            <w:shd w:fill="auto" w:val="clear"/>
          </w:rPr>
          <w:t>Ctrl+</w:t>
        </w:r>
      </w:ins>
      <w:r>
        <w:rPr>
          <w:shd w:fill="auto" w:val="clear"/>
        </w:rPr>
        <w:t>F4: Drop-down terminal</w:t>
      </w:r>
    </w:p>
    <w:p>
      <w:pPr>
        <w:pStyle w:val="Normal"/>
        <w:numPr>
          <w:ilvl w:val="0"/>
          <w:numId w:val="22"/>
        </w:numPr>
        <w:bidi w:val="0"/>
        <w:jc w:val="left"/>
        <w:rPr>
          <w:shd w:fill="auto" w:val="clear"/>
        </w:rPr>
      </w:pPr>
      <w:ins w:id="115" w:author="Jerry Bond" w:date="2021-09-24T16:42:30Z">
        <w:r>
          <w:rPr>
            <w:shd w:fill="auto" w:val="clear"/>
          </w:rPr>
          <w:t>v</w:t>
        </w:r>
      </w:ins>
      <w:r>
        <w:rPr>
          <w:shd w:fill="auto" w:val="clear"/>
        </w:rPr>
        <w:t>F5: MX Tools</w:t>
      </w:r>
    </w:p>
    <w:p>
      <w:pPr>
        <w:pStyle w:val="Normal"/>
        <w:bidi w:val="0"/>
        <w:jc w:val="left"/>
        <w:rPr>
          <w:shd w:fill="auto" w:val="clear"/>
        </w:rPr>
      </w:pPr>
      <w:del w:id="116" w:author="Jerry Bond" w:date="2021-09-24T16:42:56Z">
        <w:r>
          <w:rPr>
            <w:shd w:fill="auto" w:val="clear"/>
          </w:rPr>
          <w:delText>F6: All apps</w:delText>
        </w:r>
      </w:del>
      <w:ins w:id="117" w:author="Jerry Bond" w:date="2021-09-24T16:43:06Z">
        <w:r>
          <w:rPr>
            <w:shd w:fill="auto" w:val="clear"/>
          </w:rPr>
          <w:t>Function keys alone are not programmed to avoid conflict with usage by apps.</w:t>
        </w:r>
      </w:ins>
    </w:p>
    <w:p>
      <w:pPr>
        <w:pStyle w:val="Heading3"/>
        <w:bidi w:val="0"/>
        <w:jc w:val="left"/>
        <w:rPr>
          <w:shd w:fill="auto" w:val="clear"/>
        </w:rPr>
      </w:pPr>
      <w:r>
        <w:rPr>
          <w:shd w:fill="auto" w:val="clear"/>
        </w:rPr>
        <w:t>What screen options exist?</w:t>
      </w:r>
    </w:p>
    <w:p>
      <w:pPr>
        <w:pStyle w:val="Normal"/>
        <w:numPr>
          <w:ilvl w:val="0"/>
          <w:numId w:val="23"/>
        </w:numPr>
        <w:bidi w:val="0"/>
        <w:jc w:val="left"/>
        <w:rPr>
          <w:shd w:fill="auto" w:val="clear"/>
        </w:rPr>
      </w:pPr>
      <w:r>
        <w:rPr>
          <w:shd w:fill="auto" w:val="clear"/>
        </w:rPr>
        <w:t xml:space="preserve">Brightness: </w:t>
      </w:r>
      <w:del w:id="118" w:author="Jerry Bond" w:date="2021-09-24T16:43:52Z">
        <w:r>
          <w:rPr>
            <w:shd w:fill="auto" w:val="clear"/>
          </w:rPr>
          <w:delText>right-click the battery icon in the systray.</w:delText>
        </w:r>
      </w:del>
      <w:ins w:id="119" w:author="Jerry Bond" w:date="2021-09-24T16:44:00Z">
        <w:r>
          <w:rPr>
            <w:shd w:fill="auto" w:val="clear"/>
          </w:rPr>
          <w:t>Settings Manager &gt; Tools &gt; Brightness systray</w:t>
        </w:r>
      </w:ins>
    </w:p>
    <w:p>
      <w:pPr>
        <w:pStyle w:val="Normal"/>
        <w:numPr>
          <w:ilvl w:val="0"/>
          <w:numId w:val="23"/>
        </w:numPr>
        <w:bidi w:val="0"/>
        <w:jc w:val="left"/>
        <w:rPr>
          <w:shd w:fill="auto" w:val="clear"/>
        </w:rPr>
      </w:pPr>
      <w:r>
        <w:rPr>
          <w:shd w:fill="auto" w:val="clear"/>
        </w:rPr>
        <w:t>Capture: a dedicated icon in the dock runs mxfb-quickshot; if you have a Print Screen (AKA Print, PrtSc, etc.) key, that should work as well.</w:t>
      </w:r>
    </w:p>
    <w:p>
      <w:pPr>
        <w:pStyle w:val="Normal"/>
        <w:bidi w:val="0"/>
        <w:jc w:val="left"/>
        <w:rPr>
          <w:shd w:fill="auto" w:val="clear"/>
        </w:rPr>
      </w:pPr>
      <w:r>
        <w:rPr>
          <w:shd w:fill="auto" w:val="clear"/>
        </w:rPr>
      </w:r>
    </w:p>
    <w:p>
      <w:pPr>
        <w:pStyle w:val="Heading3"/>
        <w:bidi w:val="0"/>
        <w:jc w:val="left"/>
        <w:rPr>
          <w:shd w:fill="auto" w:val="clear"/>
        </w:rPr>
      </w:pPr>
      <w:r>
        <w:rPr>
          <w:shd w:fill="auto" w:val="clear"/>
        </w:rPr>
        <w:t>I have read about the slit: what is that?</w:t>
      </w:r>
    </w:p>
    <w:p>
      <w:pPr>
        <w:pStyle w:val="TextBody"/>
        <w:bidi w:val="0"/>
        <w:jc w:val="left"/>
        <w:rPr/>
      </w:pPr>
      <w:r>
        <w:rPr>
          <w:shd w:fill="auto" w:val="clear"/>
        </w:rPr>
        <w:t xml:space="preserve">The slit was originally conceived as a container for </w:t>
      </w:r>
      <w:hyperlink r:id="rId22">
        <w:r>
          <w:rPr>
            <w:rStyle w:val="InternetLink"/>
            <w:shd w:fill="auto" w:val="clear"/>
          </w:rPr>
          <w:t>dockapps</w:t>
        </w:r>
      </w:hyperlink>
      <w:r>
        <w:rPr>
          <w:shd w:fill="auto" w:val="clear"/>
        </w:rPr>
        <w:t xml:space="preserve">, but </w:t>
      </w:r>
      <w:del w:id="120" w:author="Jerry Bond" w:date="2021-09-24T16:44:37Z">
        <w:r>
          <w:rPr>
            <w:shd w:fill="auto" w:val="clear"/>
          </w:rPr>
          <w:delText xml:space="preserve">which </w:delText>
        </w:r>
      </w:del>
      <w:r>
        <w:rPr>
          <w:shd w:fill="auto" w:val="clear"/>
        </w:rPr>
        <w:t xml:space="preserve">in MXFB </w:t>
      </w:r>
      <w:ins w:id="121" w:author="Jerry Bond" w:date="2021-09-24T16:44:41Z">
        <w:r>
          <w:rPr>
            <w:shd w:fill="auto" w:val="clear"/>
          </w:rPr>
          <w:t xml:space="preserve">it </w:t>
        </w:r>
      </w:ins>
      <w:r>
        <w:rPr>
          <w:shd w:fill="auto" w:val="clear"/>
        </w:rPr>
        <w:t xml:space="preserve">is primarily used for the dock. It can be located at various locations on the desktop: </w:t>
      </w:r>
    </w:p>
    <w:p>
      <w:pPr>
        <w:pStyle w:val="TextBody"/>
        <w:numPr>
          <w:ilvl w:val="0"/>
          <w:numId w:val="24"/>
        </w:numPr>
        <w:bidi w:val="0"/>
        <w:jc w:val="left"/>
        <w:rPr>
          <w:shd w:fill="auto" w:val="clear"/>
        </w:rPr>
      </w:pPr>
      <w:r>
        <w:rPr>
          <w:shd w:fill="auto" w:val="clear"/>
        </w:rPr>
        <w:t>TopLeft, TopCenter, TopRight</w:t>
      </w:r>
    </w:p>
    <w:p>
      <w:pPr>
        <w:pStyle w:val="TextBody"/>
        <w:numPr>
          <w:ilvl w:val="0"/>
          <w:numId w:val="24"/>
        </w:numPr>
        <w:bidi w:val="0"/>
        <w:jc w:val="left"/>
        <w:rPr>
          <w:shd w:fill="auto" w:val="clear"/>
        </w:rPr>
      </w:pPr>
      <w:r>
        <w:rPr>
          <w:shd w:fill="auto" w:val="clear"/>
        </w:rPr>
        <w:t>LeftCenter, RightCenter</w:t>
      </w:r>
    </w:p>
    <w:p>
      <w:pPr>
        <w:pStyle w:val="TextBody"/>
        <w:numPr>
          <w:ilvl w:val="0"/>
          <w:numId w:val="24"/>
        </w:numPr>
        <w:bidi w:val="0"/>
        <w:jc w:val="left"/>
        <w:rPr>
          <w:shd w:fill="auto" w:val="clear"/>
        </w:rPr>
      </w:pPr>
      <w:r>
        <w:rPr>
          <w:shd w:fill="auto" w:val="clear"/>
        </w:rPr>
        <w:t>BottomLeft, BottomCenter, BottomRight</w:t>
      </w:r>
    </w:p>
    <w:p>
      <w:pPr>
        <w:pStyle w:val="TextBody"/>
        <w:bidi w:val="0"/>
        <w:jc w:val="left"/>
        <w:rPr>
          <w:shd w:fill="auto" w:val="clear"/>
        </w:rPr>
      </w:pPr>
      <w:r>
        <w:rPr>
          <w:shd w:fill="auto" w:val="clear"/>
        </w:rPr>
        <w:t>You can search the default repo for dockapps with this terminal command:</w:t>
      </w:r>
    </w:p>
    <w:p>
      <w:pPr>
        <w:pStyle w:val="TextBody"/>
        <w:bidi w:val="0"/>
        <w:jc w:val="left"/>
        <w:rPr/>
      </w:pPr>
      <w:r>
        <w:rPr>
          <w:i/>
          <w:iCs/>
          <w:shd w:fill="auto" w:val="clear"/>
        </w:rPr>
        <w:t>apt-cache search dockapp</w:t>
      </w:r>
      <w:r>
        <w:rPr>
          <w:shd w:fill="auto" w:val="clear"/>
        </w:rPr>
        <w:t xml:space="preserve"> </w:t>
      </w:r>
    </w:p>
    <w:p>
      <w:pPr>
        <w:pStyle w:val="TextBody"/>
        <w:bidi w:val="0"/>
        <w:jc w:val="left"/>
        <w:rPr>
          <w:shd w:fill="auto" w:val="clear"/>
        </w:rPr>
      </w:pPr>
      <w:r>
        <w:rPr>
          <w:shd w:fill="auto" w:val="clear"/>
        </w:rPr>
        <w:t xml:space="preserve">Many available in the repos may not work well, but it’s worth taking a look. </w:t>
      </w:r>
    </w:p>
    <w:p>
      <w:pPr>
        <w:pStyle w:val="TextBody"/>
        <w:bidi w:val="0"/>
        <w:jc w:val="left"/>
        <w:rPr>
          <w:b w:val="false"/>
          <w:b w:val="false"/>
          <w:bCs w:val="false"/>
          <w:i w:val="false"/>
          <w:i w:val="false"/>
          <w:iCs w:val="false"/>
          <w:shd w:fill="auto" w:val="clear"/>
        </w:rPr>
      </w:pPr>
      <w:r>
        <w:rPr>
          <w:b w:val="false"/>
          <w:bCs w:val="false"/>
          <w:shd w:fill="auto" w:val="clear"/>
        </w:rPr>
        <w:t xml:space="preserve">One very interesting and useful dockapp not found with that apt-cache search is the monitor stack </w:t>
      </w:r>
      <w:hyperlink r:id="rId23">
        <w:r>
          <w:rPr>
            <w:rStyle w:val="InternetLink"/>
            <w:b/>
            <w:bCs/>
            <w:shd w:fill="auto" w:val="clear"/>
          </w:rPr>
          <w:t>gkrellm</w:t>
        </w:r>
      </w:hyperlink>
      <w:r>
        <w:rPr>
          <w:b w:val="false"/>
          <w:bCs w:val="false"/>
          <w:shd w:fill="auto" w:val="clear"/>
        </w:rPr>
        <w:t xml:space="preserve">, installed by default in MX-Fluxbox. It is available by clicking Menu &gt; System &gt; Monitors and has many configuration options (right-click on the top label or on one of the charts), </w:t>
      </w:r>
      <w:hyperlink r:id="rId24">
        <w:r>
          <w:rPr>
            <w:rStyle w:val="InternetLink"/>
            <w:b w:val="false"/>
            <w:bCs w:val="false"/>
            <w:shd w:fill="auto" w:val="clear"/>
          </w:rPr>
          <w:t>many skins</w:t>
        </w:r>
      </w:hyperlink>
      <w:r>
        <w:rPr>
          <w:b w:val="false"/>
          <w:bCs w:val="false"/>
          <w:shd w:fill="auto" w:val="clear"/>
        </w:rPr>
        <w:t xml:space="preserve"> and </w:t>
      </w:r>
      <w:hyperlink r:id="rId25">
        <w:r>
          <w:rPr>
            <w:rStyle w:val="InternetLink"/>
            <w:b w:val="false"/>
            <w:bCs w:val="false"/>
            <w:shd w:fill="auto" w:val="clear"/>
          </w:rPr>
          <w:t>many plugins</w:t>
        </w:r>
      </w:hyperlink>
      <w:r>
        <w:rPr>
          <w:b w:val="false"/>
          <w:bCs w:val="false"/>
          <w:shd w:fill="auto" w:val="clear"/>
        </w:rPr>
        <w:t xml:space="preserve">. A few skins are installed by default, and can be reviewed and selected by clicking Shift-PageUp. </w:t>
      </w:r>
      <w:del w:id="122" w:author="Jerry Bond" w:date="2021-09-24T16:45:24Z">
        <w:r>
          <w:rPr>
            <w:b w:val="false"/>
            <w:bCs w:val="false"/>
            <w:shd w:fill="auto" w:val="clear"/>
          </w:rPr>
          <w:delText xml:space="preserve">A handy plugin can be installed from the repos </w:delText>
        </w:r>
      </w:del>
      <w:del w:id="123" w:author="Jerry Bond" w:date="2021-09-24T16:45:24Z">
        <w:r>
          <w:rPr>
            <w:b/>
            <w:bCs/>
            <w:shd w:fill="auto" w:val="clear"/>
          </w:rPr>
          <w:delText>gkrellweather</w:delText>
        </w:r>
      </w:del>
      <w:del w:id="124" w:author="Jerry Bond" w:date="2021-09-24T16:45:24Z">
        <w:r>
          <w:rPr>
            <w:b w:val="false"/>
            <w:bCs w:val="false"/>
            <w:shd w:fill="auto" w:val="clear"/>
          </w:rPr>
          <w:delText xml:space="preserve">, which works well </w:delText>
        </w:r>
      </w:del>
      <w:del w:id="125" w:author="Jerry Bond" w:date="2021-09-24T16:45:24Z">
        <w:r>
          <w:rPr>
            <w:b w:val="false"/>
            <w:bCs w:val="false"/>
            <w:i w:val="false"/>
            <w:iCs w:val="false"/>
            <w:shd w:fill="auto" w:val="clear"/>
          </w:rPr>
          <w:delText>when the version in the MX repos is installed.</w:delText>
        </w:r>
      </w:del>
    </w:p>
    <w:p>
      <w:pPr>
        <w:pStyle w:val="Heading1"/>
        <w:numPr>
          <w:ilvl w:val="0"/>
          <w:numId w:val="0"/>
        </w:numPr>
        <w:bidi w:val="0"/>
        <w:ind w:left="0" w:right="0" w:hanging="0"/>
        <w:jc w:val="left"/>
        <w:rPr>
          <w:rFonts w:ascii="Liberation Sans" w:hAnsi="Liberation Sans" w:eastAsia="WenQuanYi Micro Hei" w:cs="FreeSans"/>
          <w:b/>
          <w:b/>
          <w:bCs/>
          <w:sz w:val="36"/>
          <w:szCs w:val="36"/>
          <w:shd w:fill="auto" w:val="clear"/>
        </w:rPr>
      </w:pPr>
      <w:r>
        <w:rPr>
          <w:rFonts w:eastAsia="WenQuanYi Micro Hei" w:cs="FreeSans"/>
          <w:b/>
          <w:bCs/>
          <w:sz w:val="36"/>
          <w:szCs w:val="36"/>
          <w:shd w:fill="auto" w:val="clear"/>
        </w:rPr>
      </w:r>
      <w:r>
        <w:br w:type="page"/>
      </w:r>
    </w:p>
    <w:p>
      <w:pPr>
        <w:pStyle w:val="Heading1"/>
        <w:bidi w:val="0"/>
        <w:jc w:val="left"/>
        <w:rPr/>
      </w:pPr>
      <w:bookmarkStart w:id="13" w:name="__RefHeading___Toc1681_3540384480"/>
      <w:bookmarkEnd w:id="13"/>
      <w:r>
        <w:rPr>
          <w:rFonts w:eastAsia="WenQuanYi Micro Hei" w:cs="FreeSans"/>
          <w:b/>
          <w:bCs/>
          <w:sz w:val="36"/>
          <w:szCs w:val="36"/>
          <w:shd w:fill="auto" w:val="clear"/>
        </w:rPr>
        <w:t>6</w:t>
      </w:r>
      <w:r>
        <w:rPr>
          <w:shd w:fill="auto" w:val="clear"/>
        </w:rPr>
        <w:t>. Links</w:t>
      </w:r>
    </w:p>
    <w:p>
      <w:pPr>
        <w:pStyle w:val="TextBody"/>
        <w:bidi w:val="0"/>
        <w:jc w:val="left"/>
        <w:rPr>
          <w:shd w:fill="auto" w:val="clear"/>
        </w:rPr>
      </w:pPr>
      <w:r>
        <w:rPr>
          <w:shd w:fill="auto" w:val="clear"/>
        </w:rPr>
      </w:r>
    </w:p>
    <w:p>
      <w:pPr>
        <w:pStyle w:val="TextBody"/>
        <w:bidi w:val="0"/>
        <w:jc w:val="left"/>
        <w:rPr/>
      </w:pPr>
      <w:r>
        <w:rPr>
          <w:shd w:fill="auto" w:val="clear"/>
        </w:rPr>
        <w:t xml:space="preserve">The man files (in terminal or </w:t>
      </w:r>
      <w:hyperlink r:id="rId26">
        <w:r>
          <w:rPr>
            <w:rStyle w:val="InternetLink"/>
            <w:shd w:fill="auto" w:val="clear"/>
          </w:rPr>
          <w:t>https://linux.die.net/man/</w:t>
        </w:r>
      </w:hyperlink>
      <w:r>
        <w:rPr>
          <w:shd w:fill="auto" w:val="clear"/>
        </w:rPr>
        <w:t>):</w:t>
      </w:r>
    </w:p>
    <w:p>
      <w:pPr>
        <w:pStyle w:val="TextBody"/>
        <w:numPr>
          <w:ilvl w:val="0"/>
          <w:numId w:val="25"/>
        </w:numPr>
        <w:bidi w:val="0"/>
        <w:jc w:val="left"/>
        <w:rPr>
          <w:shd w:fill="auto" w:val="clear"/>
        </w:rPr>
      </w:pPr>
      <w:r>
        <w:rPr>
          <w:shd w:fill="auto" w:val="clear"/>
        </w:rPr>
        <w:t>fluxbox</w:t>
      </w:r>
    </w:p>
    <w:p>
      <w:pPr>
        <w:pStyle w:val="TextBody"/>
        <w:numPr>
          <w:ilvl w:val="0"/>
          <w:numId w:val="25"/>
        </w:numPr>
        <w:bidi w:val="0"/>
        <w:jc w:val="left"/>
        <w:rPr>
          <w:shd w:fill="auto" w:val="clear"/>
        </w:rPr>
      </w:pPr>
      <w:r>
        <w:rPr>
          <w:shd w:fill="auto" w:val="clear"/>
        </w:rPr>
        <w:t>fluxbox-keys</w:t>
      </w:r>
    </w:p>
    <w:p>
      <w:pPr>
        <w:pStyle w:val="TextBody"/>
        <w:numPr>
          <w:ilvl w:val="0"/>
          <w:numId w:val="25"/>
        </w:numPr>
        <w:bidi w:val="0"/>
        <w:jc w:val="left"/>
        <w:rPr>
          <w:shd w:fill="auto" w:val="clear"/>
        </w:rPr>
      </w:pPr>
      <w:r>
        <w:rPr>
          <w:shd w:fill="auto" w:val="clear"/>
        </w:rPr>
        <w:t>fbrun</w:t>
      </w:r>
    </w:p>
    <w:p>
      <w:pPr>
        <w:pStyle w:val="TextBody"/>
        <w:numPr>
          <w:ilvl w:val="0"/>
          <w:numId w:val="25"/>
        </w:numPr>
        <w:bidi w:val="0"/>
        <w:jc w:val="left"/>
        <w:rPr>
          <w:shd w:fill="auto" w:val="clear"/>
        </w:rPr>
      </w:pPr>
      <w:r>
        <w:rPr>
          <w:shd w:fill="auto" w:val="clear"/>
        </w:rPr>
        <w:t>fluxstyle</w:t>
      </w:r>
    </w:p>
    <w:p>
      <w:pPr>
        <w:pStyle w:val="TextBody"/>
        <w:numPr>
          <w:ilvl w:val="0"/>
          <w:numId w:val="25"/>
        </w:numPr>
        <w:bidi w:val="0"/>
        <w:jc w:val="left"/>
        <w:rPr>
          <w:shd w:fill="auto" w:val="clear"/>
        </w:rPr>
      </w:pPr>
      <w:r>
        <w:rPr>
          <w:shd w:fill="auto" w:val="clear"/>
        </w:rPr>
        <w:t>fluxbox-remote</w:t>
      </w:r>
    </w:p>
    <w:p>
      <w:pPr>
        <w:pStyle w:val="Normal"/>
        <w:bidi w:val="0"/>
        <w:jc w:val="left"/>
        <w:rPr/>
      </w:pPr>
      <w:hyperlink r:id="rId27">
        <w:r>
          <w:rPr>
            <w:rStyle w:val="InternetLink"/>
            <w:shd w:fill="auto" w:val="clear"/>
          </w:rPr>
          <w:t>http://fluxbox.sourceforge.net/docbook/en/pdf/fluxbook.pdf</w:t>
        </w:r>
      </w:hyperlink>
    </w:p>
    <w:p>
      <w:pPr>
        <w:pStyle w:val="Normal"/>
        <w:bidi w:val="0"/>
        <w:jc w:val="left"/>
        <w:rPr>
          <w:shd w:fill="auto" w:val="clear"/>
        </w:rPr>
      </w:pPr>
      <w:r>
        <w:rPr>
          <w:shd w:fill="auto" w:val="clear"/>
        </w:rPr>
        <w:t>Basic handbook, somewhat dated but still useful</w:t>
      </w:r>
    </w:p>
    <w:p>
      <w:pPr>
        <w:pStyle w:val="Normal"/>
        <w:bidi w:val="0"/>
        <w:jc w:val="left"/>
        <w:rPr>
          <w:shd w:fill="auto" w:val="clear"/>
        </w:rPr>
      </w:pPr>
      <w:r>
        <w:rPr>
          <w:shd w:fill="auto" w:val="clear"/>
        </w:rPr>
      </w:r>
    </w:p>
    <w:p>
      <w:pPr>
        <w:pStyle w:val="Normal"/>
        <w:bidi w:val="0"/>
        <w:jc w:val="left"/>
        <w:rPr/>
      </w:pPr>
      <w:hyperlink r:id="rId28">
        <w:r>
          <w:rPr>
            <w:rStyle w:val="InternetLink"/>
            <w:shd w:fill="auto" w:val="clear"/>
          </w:rPr>
          <w:t>https://bbs.archlinux.org/viewtopic.php?id=77729</w:t>
        </w:r>
      </w:hyperlink>
    </w:p>
    <w:p>
      <w:pPr>
        <w:pStyle w:val="Normal"/>
        <w:bidi w:val="0"/>
        <w:jc w:val="left"/>
        <w:rPr>
          <w:shd w:fill="auto" w:val="clear"/>
        </w:rPr>
      </w:pPr>
      <w:r>
        <w:rPr>
          <w:shd w:fill="auto" w:val="clear"/>
        </w:rPr>
        <w:t>Some good general explanations with examples</w:t>
      </w:r>
    </w:p>
    <w:p>
      <w:pPr>
        <w:pStyle w:val="Normal"/>
        <w:bidi w:val="0"/>
        <w:jc w:val="left"/>
        <w:rPr>
          <w:shd w:fill="auto" w:val="clear"/>
        </w:rPr>
      </w:pPr>
      <w:r>
        <w:rPr>
          <w:shd w:fill="auto" w:val="clear"/>
        </w:rPr>
      </w:r>
    </w:p>
    <w:p>
      <w:pPr>
        <w:pStyle w:val="Normal"/>
        <w:bidi w:val="0"/>
        <w:jc w:val="left"/>
        <w:rPr/>
      </w:pPr>
      <w:hyperlink r:id="rId29">
        <w:r>
          <w:rPr>
            <w:rStyle w:val="InternetLink"/>
            <w:shd w:fill="auto" w:val="clear"/>
          </w:rPr>
          <w:t>https://wiki.archlinux.org/index.php/Fluxbox</w:t>
        </w:r>
      </w:hyperlink>
    </w:p>
    <w:p>
      <w:pPr>
        <w:pStyle w:val="Normal"/>
        <w:bidi w:val="0"/>
        <w:jc w:val="left"/>
        <w:rPr>
          <w:shd w:fill="auto" w:val="clear"/>
        </w:rPr>
      </w:pPr>
      <w:r>
        <w:rPr>
          <w:shd w:fill="auto" w:val="clear"/>
        </w:rPr>
        <w:t>Some commands are Arch-specific</w:t>
      </w:r>
    </w:p>
    <w:p>
      <w:pPr>
        <w:pStyle w:val="Normal"/>
        <w:bidi w:val="0"/>
        <w:jc w:val="left"/>
        <w:rPr>
          <w:shd w:fill="auto" w:val="clear"/>
        </w:rPr>
      </w:pPr>
      <w:r>
        <w:rPr>
          <w:shd w:fill="auto" w:val="clear"/>
        </w:rPr>
      </w:r>
    </w:p>
    <w:p>
      <w:pPr>
        <w:pStyle w:val="Normal"/>
        <w:bidi w:val="0"/>
        <w:jc w:val="left"/>
        <w:rPr/>
      </w:pPr>
      <w:hyperlink r:id="rId30">
        <w:r>
          <w:rPr>
            <w:rStyle w:val="InternetLink"/>
            <w:shd w:fill="auto" w:val="clear"/>
          </w:rPr>
          <w:t>https://wiki.ubuntu.com/HowToFluxboxStyles</w:t>
        </w:r>
      </w:hyperlink>
    </w:p>
    <w:p>
      <w:pPr>
        <w:pStyle w:val="Normal"/>
        <w:bidi w:val="0"/>
        <w:jc w:val="left"/>
        <w:rPr>
          <w:shd w:fill="auto" w:val="clear"/>
        </w:rPr>
      </w:pPr>
      <w:r>
        <w:rPr>
          <w:shd w:fill="auto" w:val="clear"/>
        </w:rPr>
      </w:r>
    </w:p>
    <w:p>
      <w:pPr>
        <w:pStyle w:val="Normal"/>
        <w:bidi w:val="0"/>
        <w:jc w:val="left"/>
        <w:rPr/>
      </w:pPr>
      <w:hyperlink r:id="rId31">
        <w:r>
          <w:rPr>
            <w:rStyle w:val="InternetLink"/>
            <w:shd w:fill="auto" w:val="clear"/>
          </w:rPr>
          <w:t>https://ubuntuforums.org/showthread.php?t=617812</w:t>
        </w:r>
      </w:hyperlink>
      <w:r>
        <w:rPr>
          <w:shd w:fill="auto" w:val="clear"/>
        </w:rPr>
        <w:t xml:space="preserve"> </w:t>
      </w:r>
    </w:p>
    <w:p>
      <w:pPr>
        <w:pStyle w:val="Normal"/>
        <w:bidi w:val="0"/>
        <w:jc w:val="left"/>
        <w:rPr>
          <w:shd w:fill="auto" w:val="clear"/>
        </w:rPr>
      </w:pPr>
      <w:r>
        <w:rPr>
          <w:shd w:fill="auto" w:val="clear"/>
        </w:rPr>
        <w:t>Excellent thread on fluxbox keys</w:t>
      </w:r>
    </w:p>
    <w:p>
      <w:pPr>
        <w:pStyle w:val="Normal"/>
        <w:bidi w:val="0"/>
        <w:jc w:val="left"/>
        <w:rPr>
          <w:shd w:fill="auto" w:val="clear"/>
        </w:rPr>
      </w:pPr>
      <w:r>
        <w:rPr>
          <w:shd w:fill="auto" w:val="clear"/>
        </w:rPr>
      </w:r>
    </w:p>
    <w:p>
      <w:pPr>
        <w:pStyle w:val="Normal"/>
        <w:bidi w:val="0"/>
        <w:jc w:val="left"/>
        <w:rPr/>
      </w:pPr>
      <w:hyperlink r:id="rId32">
        <w:r>
          <w:rPr>
            <w:rStyle w:val="InternetLink"/>
            <w:shd w:fill="auto" w:val="clear"/>
          </w:rPr>
          <w:t>https://wiki.debian.org/FluxBox</w:t>
        </w:r>
      </w:hyperlink>
    </w:p>
    <w:p>
      <w:pPr>
        <w:pStyle w:val="Normal"/>
        <w:bidi w:val="0"/>
        <w:jc w:val="left"/>
        <w:rPr>
          <w:shd w:fill="auto" w:val="clear"/>
        </w:rPr>
      </w:pPr>
      <w:r>
        <w:rPr>
          <w:shd w:fill="auto" w:val="clear"/>
        </w:rPr>
      </w:r>
    </w:p>
    <w:p>
      <w:pPr>
        <w:pStyle w:val="Normal"/>
        <w:bidi w:val="0"/>
        <w:jc w:val="left"/>
        <w:rPr/>
      </w:pPr>
      <w:hyperlink r:id="rId33">
        <w:r>
          <w:rPr>
            <w:rStyle w:val="InternetLink"/>
            <w:shd w:fill="auto" w:val="clear"/>
          </w:rPr>
          <w:t>https://wiki.debian.org/FluxboxIcon</w:t>
        </w:r>
      </w:hyperlink>
    </w:p>
    <w:p>
      <w:pPr>
        <w:pStyle w:val="Normal"/>
        <w:bidi w:val="0"/>
        <w:jc w:val="left"/>
        <w:rPr>
          <w:shd w:fill="auto" w:val="clear"/>
        </w:rPr>
      </w:pPr>
      <w:r>
        <w:rPr>
          <w:shd w:fill="auto" w:val="clear"/>
        </w:rPr>
      </w:r>
    </w:p>
    <w:p>
      <w:pPr>
        <w:pStyle w:val="Normal"/>
        <w:bidi w:val="0"/>
        <w:jc w:val="left"/>
        <w:rPr/>
      </w:pPr>
      <w:hyperlink r:id="rId34">
        <w:r>
          <w:rPr>
            <w:rStyle w:val="InternetLink"/>
            <w:shd w:fill="auto" w:val="clear"/>
          </w:rPr>
          <w:t>http://fluxbox.sourceforge.net/docbook/en/html/chap-tabs.html</w:t>
        </w:r>
      </w:hyperlink>
      <w:r>
        <w:rPr>
          <w:shd w:fill="auto" w:val="clear"/>
        </w:rPr>
        <w:t xml:space="preserve"> </w:t>
      </w:r>
    </w:p>
    <w:p>
      <w:pPr>
        <w:pStyle w:val="Normal"/>
        <w:bidi w:val="0"/>
        <w:jc w:val="left"/>
        <w:rPr>
          <w:shd w:fill="auto" w:val="clear"/>
        </w:rPr>
      </w:pPr>
      <w:r>
        <w:rPr>
          <w:shd w:fill="auto" w:val="clear"/>
        </w:rPr>
        <w:t>Window tabbing.</w:t>
      </w:r>
    </w:p>
    <w:p>
      <w:pPr>
        <w:pStyle w:val="Normal"/>
        <w:bidi w:val="0"/>
        <w:jc w:val="left"/>
        <w:rPr>
          <w:shd w:fill="auto" w:val="clear"/>
        </w:rPr>
      </w:pPr>
      <w:r>
        <w:rPr>
          <w:shd w:fill="auto" w:val="clear"/>
        </w:rPr>
      </w:r>
    </w:p>
    <w:p>
      <w:pPr>
        <w:pStyle w:val="Normal"/>
        <w:bidi w:val="0"/>
        <w:jc w:val="left"/>
        <w:rPr/>
      </w:pPr>
      <w:r>
        <w:rPr>
          <w:shd w:fill="auto" w:val="clear"/>
        </w:rPr>
        <w:t xml:space="preserve"> </w:t>
      </w:r>
      <w:hyperlink r:id="rId35">
        <w:r>
          <w:rPr>
            <w:rStyle w:val="InternetLink"/>
            <w:shd w:fill="auto" w:val="clear"/>
          </w:rPr>
          <w:t>https://github.com/jerry3904/mx-fluxbox</w:t>
        </w:r>
      </w:hyperlink>
    </w:p>
    <w:p>
      <w:pPr>
        <w:pStyle w:val="Normal"/>
        <w:bidi w:val="0"/>
        <w:jc w:val="left"/>
        <w:rPr>
          <w:shd w:fill="auto" w:val="clear"/>
        </w:rPr>
      </w:pPr>
      <w:r>
        <w:rPr>
          <w:shd w:fill="auto" w:val="clear"/>
        </w:rPr>
        <w:t>The GitHub repo of MX-Fluxbox</w:t>
      </w:r>
    </w:p>
    <w:p>
      <w:pPr>
        <w:pStyle w:val="Normal"/>
        <w:bidi w:val="0"/>
        <w:jc w:val="left"/>
        <w:rPr>
          <w:shd w:fill="auto" w:val="clear"/>
        </w:rPr>
      </w:pPr>
      <w:r>
        <w:rPr>
          <w:shd w:fill="auto" w:val="clear"/>
        </w:rPr>
      </w:r>
    </w:p>
    <w:p>
      <w:pPr>
        <w:pStyle w:val="Normal"/>
        <w:bidi w:val="0"/>
        <w:jc w:val="left"/>
        <w:rPr/>
      </w:pPr>
      <w:r>
        <w:rPr>
          <w:shd w:fill="auto" w:val="clear"/>
        </w:rPr>
        <w:t xml:space="preserve"> </w:t>
      </w:r>
      <w:hyperlink r:id="rId36">
        <w:r>
          <w:rPr>
            <w:rStyle w:val="InternetLink"/>
            <w:shd w:fill="auto" w:val="clear"/>
          </w:rPr>
          <w:t>https://mxlinux.org/wiki/help-files/help-mx-fluxbox/</w:t>
        </w:r>
      </w:hyperlink>
    </w:p>
    <w:p>
      <w:pPr>
        <w:pStyle w:val="Normal"/>
        <w:bidi w:val="0"/>
        <w:jc w:val="left"/>
        <w:rPr>
          <w:shd w:fill="auto" w:val="clear"/>
        </w:rPr>
      </w:pPr>
      <w:r>
        <w:rPr>
          <w:shd w:fill="auto" w:val="clear"/>
        </w:rPr>
        <w:t xml:space="preserve">  </w:t>
      </w:r>
      <w:r>
        <w:rPr>
          <w:shd w:fill="auto" w:val="clear"/>
        </w:rPr>
        <w:t>The MX-Fluxbox Wiki entry</w:t>
      </w:r>
    </w:p>
    <w:p>
      <w:pPr>
        <w:pStyle w:val="Normal"/>
        <w:bidi w:val="0"/>
        <w:jc w:val="left"/>
        <w:rPr>
          <w:shd w:fill="auto" w:val="clear"/>
        </w:rPr>
      </w:pPr>
      <w:r>
        <w:rPr>
          <w:shd w:fill="auto" w:val="clear"/>
        </w:rPr>
      </w:r>
    </w:p>
    <w:p>
      <w:pPr>
        <w:pStyle w:val="Normal"/>
        <w:bidi w:val="0"/>
        <w:jc w:val="left"/>
        <w:rPr/>
      </w:pPr>
      <w:hyperlink r:id="rId37">
        <w:r>
          <w:rPr>
            <w:rStyle w:val="InternetLink"/>
            <w:b w:val="false"/>
            <w:bCs w:val="false"/>
            <w:color w:val="000080"/>
            <w:sz w:val="24"/>
            <w:szCs w:val="24"/>
            <w:u w:val="single"/>
            <w:shd w:fill="auto" w:val="clear"/>
            <w:lang w:val="zxx" w:eastAsia="zxx" w:bidi="zxx"/>
          </w:rPr>
          <w:t>https://bit.ly/2Sm1PJl</w:t>
        </w:r>
      </w:hyperlink>
    </w:p>
    <w:p>
      <w:pPr>
        <w:pStyle w:val="Normal"/>
        <w:bidi w:val="0"/>
        <w:jc w:val="left"/>
        <w:rPr>
          <w:b w:val="false"/>
          <w:b w:val="false"/>
          <w:bCs w:val="false"/>
          <w:color w:val="000000"/>
          <w:sz w:val="24"/>
          <w:szCs w:val="24"/>
          <w:u w:val="none"/>
          <w:shd w:fill="auto" w:val="clear"/>
          <w:lang w:val="zxx" w:eastAsia="zxx" w:bidi="zxx"/>
        </w:rPr>
      </w:pPr>
      <w:r>
        <w:rPr>
          <w:b w:val="false"/>
          <w:bCs w:val="false"/>
          <w:color w:val="000000"/>
          <w:sz w:val="24"/>
          <w:szCs w:val="24"/>
          <w:u w:val="none"/>
          <w:shd w:fill="auto" w:val="clear"/>
          <w:lang w:val="zxx" w:eastAsia="zxx" w:bidi="zxx"/>
        </w:rPr>
        <w:t>YouTube: MX-Fluxbox</w:t>
      </w:r>
    </w:p>
    <w:p>
      <w:pPr>
        <w:pStyle w:val="Normal"/>
        <w:bidi w:val="0"/>
        <w:jc w:val="left"/>
        <w:rPr>
          <w:b/>
          <w:b/>
          <w:bCs/>
          <w:color w:val="000080"/>
          <w:sz w:val="20"/>
          <w:szCs w:val="20"/>
          <w:u w:val="single"/>
          <w:shd w:fill="auto" w:val="clear"/>
          <w:lang w:val="zxx" w:eastAsia="zxx" w:bidi="zxx"/>
        </w:rPr>
      </w:pPr>
      <w:r>
        <w:rPr>
          <w:b/>
          <w:bCs/>
          <w:color w:val="000080"/>
          <w:sz w:val="20"/>
          <w:szCs w:val="20"/>
          <w:u w:val="single"/>
          <w:shd w:fill="auto" w:val="clear"/>
          <w:lang w:val="zxx" w:eastAsia="zxx" w:bidi="zxx"/>
        </w:rPr>
      </w:r>
    </w:p>
    <w:p>
      <w:pPr>
        <w:pStyle w:val="Normal"/>
        <w:bidi w:val="0"/>
        <w:jc w:val="left"/>
        <w:rPr>
          <w:b/>
          <w:b/>
          <w:bCs/>
          <w:sz w:val="20"/>
          <w:szCs w:val="20"/>
          <w:shd w:fill="auto" w:val="clear"/>
        </w:rPr>
      </w:pPr>
      <w:r>
        <w:rPr>
          <w:b/>
          <w:bCs/>
          <w:sz w:val="20"/>
          <w:szCs w:val="20"/>
          <w:shd w:fill="auto" w:val="clear"/>
        </w:rPr>
        <w:t>v. 20210</w:t>
      </w:r>
      <w:del w:id="126" w:author="Jerry Bond" w:date="2021-09-24T16:45:38Z">
        <w:r>
          <w:rPr>
            <w:b/>
            <w:bCs/>
            <w:sz w:val="20"/>
            <w:szCs w:val="20"/>
            <w:shd w:fill="auto" w:val="clear"/>
          </w:rPr>
          <w:delText>8</w:delText>
        </w:r>
      </w:del>
      <w:ins w:id="127" w:author="Jerry Bond" w:date="2021-09-24T16:45:38Z">
        <w:r>
          <w:rPr>
            <w:b/>
            <w:bCs/>
            <w:sz w:val="20"/>
            <w:szCs w:val="20"/>
            <w:shd w:fill="auto" w:val="clear"/>
          </w:rPr>
          <w:t>9</w:t>
        </w:r>
      </w:ins>
      <w:del w:id="128" w:author="Jerry Bond" w:date="2021-09-24T16:45:41Z">
        <w:r>
          <w:rPr>
            <w:b/>
            <w:bCs/>
            <w:sz w:val="20"/>
            <w:szCs w:val="20"/>
            <w:shd w:fill="auto" w:val="clear"/>
          </w:rPr>
          <w:delText>05</w:delText>
        </w:r>
      </w:del>
      <w:ins w:id="129" w:author="Jerry Bond" w:date="2021-09-24T16:45:44Z">
        <w:r>
          <w:rPr>
            <w:b/>
            <w:bCs/>
            <w:sz w:val="20"/>
            <w:szCs w:val="20"/>
            <w:shd w:fill="auto" w:val="clear"/>
          </w:rPr>
          <w:t>24</w:t>
        </w:r>
      </w:ins>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revisionView w:insDel="0" w:formatting="0"/>
  <w:trackRevisions/>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Fluxbox" TargetMode="External"/><Relationship Id="rId4" Type="http://schemas.openxmlformats.org/officeDocument/2006/relationships/hyperlink" Target="https://en.wikipedia.org/wiki/Stacking_window_manager" TargetMode="External"/><Relationship Id="rId5" Type="http://schemas.openxmlformats.org/officeDocument/2006/relationships/hyperlink" Target="https://en.wikipedia.org/wiki/Text_fil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xlinux.org/wiki/help-files/help-rofi/" TargetMode="External"/><Relationship Id="rId9" Type="http://schemas.openxmlformats.org/officeDocument/2006/relationships/hyperlink" Target="https://mxlinux.org/wiki/help-files/help-mx-idesktool/" TargetMode="External"/><Relationship Id="rId10" Type="http://schemas.openxmlformats.org/officeDocument/2006/relationships/hyperlink" Target="https://mxlinux.org/wiki/help-files/help-mx-conky/" TargetMode="External"/><Relationship Id="rId11" Type="http://schemas.openxmlformats.org/officeDocument/2006/relationships/hyperlink" Target="https://mxlinux.org/wiki/help-files/help-conky-manager/" TargetMode="External"/><Relationship Id="rId12" Type="http://schemas.openxmlformats.org/officeDocument/2006/relationships/hyperlink" Target="https://mxlinux.org/wiki/applications/tint2-panel/" TargetMode="External"/><Relationship Id="rId13" Type="http://schemas.openxmlformats.org/officeDocument/2006/relationships/hyperlink" Target="https://mxlinux.org/wiki/applications/tint2-panel/" TargetMode="External"/><Relationship Id="rId14" Type="http://schemas.openxmlformats.org/officeDocument/2006/relationships/hyperlink" Target="https://mxlinux.org/wiki/other/time-formats-in-scripts/" TargetMode="External"/><Relationship Id="rId15" Type="http://schemas.openxmlformats.org/officeDocument/2006/relationships/hyperlink" Target="https://mxlinux.org/wiki/help-files/help-mx-dockmaker/" TargetMode="External"/><Relationship Id="rId16" Type="http://schemas.openxmlformats.org/officeDocument/2006/relationships/image" Target="media/image4.png"/><Relationship Id="rId17" Type="http://schemas.openxmlformats.org/officeDocument/2006/relationships/hyperlink" Target="https://mxlinux.org/wiki/other/time-formats-in-scripts/" TargetMode="External"/><Relationship Id="rId18" Type="http://schemas.openxmlformats.org/officeDocument/2006/relationships/hyperlink" Target="https://mxlinux.org/wiki/other/time-formats-in-scripts/" TargetMode="External"/><Relationship Id="rId19" Type="http://schemas.openxmlformats.org/officeDocument/2006/relationships/hyperlink" Target="https://mxlinux.org/wiki/other/time-formats-in-scripts/" TargetMode="External"/><Relationship Id="rId20" Type="http://schemas.openxmlformats.org/officeDocument/2006/relationships/hyperlink" Target="http://fluxbox.sourceforge.net/docbook/en/html/c296.html" TargetMode="External"/><Relationship Id="rId21" Type="http://schemas.openxmlformats.org/officeDocument/2006/relationships/hyperlink" Target="https://mxlinux.org/wiki/help-files/help-rofi/" TargetMode="External"/><Relationship Id="rId22" Type="http://schemas.openxmlformats.org/officeDocument/2006/relationships/hyperlink" Target="https://en.wikipedia.org/wiki/Dockapps" TargetMode="External"/><Relationship Id="rId23" Type="http://schemas.openxmlformats.org/officeDocument/2006/relationships/hyperlink" Target="http://gkrellm.srcbox.net/" TargetMode="External"/><Relationship Id="rId24" Type="http://schemas.openxmlformats.org/officeDocument/2006/relationships/hyperlink" Target="http://www.muhri.net/gkrellm/nav.php3?node=gkrellmall&amp;sort=added&amp;conf=DESC" TargetMode="External"/><Relationship Id="rId25" Type="http://schemas.openxmlformats.org/officeDocument/2006/relationships/hyperlink" Target="http://gkrellm.srcbox.net/Plugins.html" TargetMode="External"/><Relationship Id="rId26" Type="http://schemas.openxmlformats.org/officeDocument/2006/relationships/hyperlink" Target="https://linux.die.net/man/" TargetMode="External"/><Relationship Id="rId27" Type="http://schemas.openxmlformats.org/officeDocument/2006/relationships/hyperlink" Target="http://fluxbox.sourceforge.net/docbook/en/pdf/fluxbook.pdf" TargetMode="External"/><Relationship Id="rId28" Type="http://schemas.openxmlformats.org/officeDocument/2006/relationships/hyperlink" Target="https://bbs.archlinux.org/viewtopic.php?id=77729" TargetMode="External"/><Relationship Id="rId29" Type="http://schemas.openxmlformats.org/officeDocument/2006/relationships/hyperlink" Target="https://wiki.archlinux.org/index.php/Fluxbox" TargetMode="External"/><Relationship Id="rId30" Type="http://schemas.openxmlformats.org/officeDocument/2006/relationships/hyperlink" Target="https://wiki.ubuntu.com/HowToFluxboxStyles" TargetMode="External"/><Relationship Id="rId31" Type="http://schemas.openxmlformats.org/officeDocument/2006/relationships/hyperlink" Target="https://ubuntuforums.org/showthread.php?t=617812" TargetMode="External"/><Relationship Id="rId32" Type="http://schemas.openxmlformats.org/officeDocument/2006/relationships/hyperlink" Target="https://wiki.debian.org/FluxBox" TargetMode="External"/><Relationship Id="rId33" Type="http://schemas.openxmlformats.org/officeDocument/2006/relationships/hyperlink" Target="https://wiki.debian.org/FluxboxIcon" TargetMode="External"/><Relationship Id="rId34" Type="http://schemas.openxmlformats.org/officeDocument/2006/relationships/hyperlink" Target="http://fluxbox.sourceforge.net/docbook/en/html/chap-tabs.html" TargetMode="External"/><Relationship Id="rId35" Type="http://schemas.openxmlformats.org/officeDocument/2006/relationships/hyperlink" Target="https://github.com/jerry3904/mx-fluxbox" TargetMode="External"/><Relationship Id="rId36" Type="http://schemas.openxmlformats.org/officeDocument/2006/relationships/hyperlink" Target="https://mxlinux.org/wiki/help-files/help-mx-fluxbox/" TargetMode="External"/><Relationship Id="rId37" Type="http://schemas.openxmlformats.org/officeDocument/2006/relationships/hyperlink" Target="https://bit.ly/2Sm1PJl" TargetMode="Externa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1023</TotalTime>
  <Application>LibreOffice/7.0.0.3$Linux_X86_64 LibreOffice_project/00$Build-3</Application>
  <Pages>12</Pages>
  <Words>3455</Words>
  <Characters>17453</Characters>
  <CharactersWithSpaces>20655</CharactersWithSpaces>
  <Paragraphs>271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2021-09-24T16:46:04Z</dcterms:modified>
  <cp:revision>245</cp:revision>
  <dc:subject/>
  <dc:title/>
</cp:coreProperties>
</file>