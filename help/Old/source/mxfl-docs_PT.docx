
<file path=[Content_Types].xml><?xml version="1.0" encoding="utf-8"?>
<Types xmlns="http://schemas.openxmlformats.org/package/2006/content-types">
  <Default Extension="xml" ContentType="application/vnd.openxmlformats-package.core-properties+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officeDocument" Target="/word/document.xml" Id="rId3" /></Relationships>
</file>

<file path=word/document.xml><?xml version="1.0" encoding="utf-8"?>
<w:document xmlns:a="http://schemas.openxmlformats.org/drawingml/2006/main" xmlns:pic="http://schemas.openxmlformats.org/drawingml/2006/picture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val="clear" w:fill="auto"/>
        </w:rPr>
      </w:pPr>
      <w:r>
        <w:rPr>
          <w:shd w:val="clear" w:fill="auto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3705" cy="1703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Heading2"/>
        <w:bidi w:val="0"/>
        <w:jc w:val="center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</w:rPr>
      </w:pPr>
      <w:r>
        <w:rPr>
          <w:shd w:val="clear" w:fill="auto"/>
        </w:rPr>
      </w:r>
    </w:p>
    <w:p>
      <w:pPr>
        <w:pStyle w:val="Title"/>
        <w:bidi w:val="0"/>
        <w:rPr>
          <w:shd w:val="clear" w:fill="auto"/>
          <w:ins w:author="Jerry Bond" w:date="2021-09-23T16:53:51Z" w:id="3"/>
        </w:rPr>
      </w:pPr>
      <w:r>
        <w:rPr>
          <w:shd w:val="clear" w:fill="auto"/>
        </w:rPr>
        <w:t xml:space="preserve">Documentação da </w:t>
      </w:r>
      <w:r>
        <w:rPr>
          <w:shd w:val="clear" w:fill="auto"/>
        </w:rPr>
        <w:t xml:space="preserve">MX-Fluxbox</w:t>
      </w:r>
      <w:del w:author="Jerry Bond" w:date="2021-09-23T16:53:09Z" w:id="0">
        <w:r>
          <w:rPr>
            <w:shd w:val="clear" w:fill="auto"/>
          </w:rPr>
          <w:delText xml:space="preserve"> 3</w:delText>
        </w:r>
      </w:del>
      <w:del w:author="Jerry Bond" w:date="2021-09-23T16:53:35Z" w:id="2">
        <w:r>
          <w:rPr>
            <w:shd w:val="clear" w:fill="auto"/>
          </w:rPr>
          <w:delText xml:space="preserve"> </w:delText>
        </w:r>
      </w:del>
      <w:r>
        <w:rPr>
          <w:shd w:val="clear" w:fill="auto"/>
        </w:rPr>
        <w:t xml:space="preserve"/>
      </w:r>
    </w:p>
    <w:p>
      <w:pPr>
        <w:pStyle w:val="Subtitle"/>
        <w:rPr/>
      </w:pPr>
      <w:ins w:author="Jerry Bond" w:date="2021-09-23T16:54:00Z" w:id="4">
        <w:r>
          <w:rPr/>
          <w:t xml:space="preserve">2021.09.</w:t>
        </w:r>
      </w:ins>
      <w:ins w:author="Jerry Bond" w:date="2021-09-24T16:11:38Z" w:id="5">
        <w:r>
          <w:rPr/>
          <w:t xml:space="preserve">28</w:t>
        </w:r>
      </w:ins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val="clear" w:fill="auto"/>
        </w:rPr>
      </w:pPr>
      <w:r>
        <w:rPr>
          <w:b/>
          <w:bCs/>
          <w:sz w:val="21"/>
          <w:szCs w:val="21"/>
          <w:shd w:val="clear" w:fill="auto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 xml:space="preserve">Tabela de Conteúdos</w:t>
          </w:r>
        </w:p>
        <w:p>
          <w:pPr>
            <w:pStyle w:val="Contents1"/>
            <w:bidi w:val="0"/>
            <w:ind w:start="1440" w:end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ab/>
              <w:t xml:space="preserve">1. Introdução1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ab/>
              <w:t xml:space="preserve">2. Configuração por defeito1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ab/>
              <w:t xml:space="preserve">  2.1 Ícones da área de trabalho2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89_3540384480">
            <w:r>
              <w:rPr>
                <w:rStyle w:val="IndexLink"/>
              </w:rPr>
              <w:tab/>
              <w:t xml:space="preserve">  2.2 Conky3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ab/>
              <w:t xml:space="preserve">  2.3 O painel tint24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ab/>
              <w:t xml:space="preserve">  2.4 Docas5</w:t>
            </w:r>
          </w:hyperlink>
        </w:p>
        <w:p>
          <w:pPr>
            <w:pStyle w:val="Contents2"/>
            <w:bidi w:val="0"/>
            <w:ind w:start="1440" w:end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ab/>
              <w:t xml:space="preserve">  2.5 O menu raiz5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ab/>
              <w:t xml:space="preserve">3. Configuração da Fluxbox6</w:t>
            </w:r>
          </w:hyperlink>
        </w:p>
        <w:p>
          <w:pPr>
            <w:pStyle w:val="Contents1"/>
            <w:bidi w:val="0"/>
            <w:ind w:start="1440" w:end="1440" w:hanging="0"/>
            <w:jc w:val="left"/>
            <w:rPr/>
          </w:pPr>
          <w:hyperlink w:anchor="__RefHeading___Toc1681_3540384480">
            <w:r>
              <w:rPr>
                <w:rStyle w:val="IndexLink"/>
              </w:rPr>
              <w:tab/>
              <w:t xml:space="preserve">6. Links12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/>
      </w:pPr>
      <w:bookmarkStart w:name="__RefHeading___Toc1544_4202832223" w:id="0"/>
      <w:bookmarkEnd w:id="0"/>
      <w:r>
        <w:rPr>
          <w:shd w:val="clear" w:fill="auto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Introdução</w:t>
      </w:r>
    </w:p>
    <w:p>
      <w:pPr>
        <w:pStyle w:val="Normal"/>
        <w:bidi w:val="0"/>
        <w:jc w:val="left"/>
        <w:rPr/>
      </w:pPr>
      <w:r>
        <w:rPr/>
        <w:t xml:space="preserve">Este documento de Ajuda complementa o </w:t>
      </w:r>
      <w:r>
        <w:rPr>
          <w:b/>
          <w:bCs/>
        </w:rPr>
        <w:t xml:space="preserve">Manual do Usuário (</w:t>
      </w:r>
      <w:r>
        <w:rPr>
          <w:b/>
          <w:bCs/>
          <w:lang w:val="en-US" w:eastAsia="zh-CN" w:bidi="hi-IN"/>
        </w:rPr>
        <w:t xml:space="preserve">Shift+F1</w:t>
      </w:r>
      <w:r>
        <w:rPr>
          <w:b/>
          <w:bCs/>
        </w:rPr>
        <w:t xml:space="preserve">)</w:t>
      </w:r>
      <w:r>
        <w:rPr/>
        <w:t xml:space="preserve">, que cobre tópicos gerais do MX Linux.</w:t>
      </w:r>
    </w:p>
    <w:p>
      <w:pPr>
        <w:pStyle w:val="Normal"/>
        <w:bidi w:val="0"/>
        <w:jc w:val="left"/>
        <w:rPr/>
      </w:pPr>
      <w:r>
        <w:rPr/>
        <w:t xml:space="preserve">1. Introdução</w:t>
      </w:r>
    </w:p>
    <w:p>
      <w:pPr>
        <w:pStyle w:val="Normal"/>
        <w:bidi w:val="0"/>
        <w:jc w:val="left"/>
        <w:rPr/>
      </w:pPr>
      <w:r>
        <w:rPr/>
        <w:t xml:space="preserve">2. Instalação</w:t>
      </w:r>
    </w:p>
    <w:p>
      <w:pPr>
        <w:pStyle w:val="Normal"/>
        <w:bidi w:val="0"/>
        <w:jc w:val="left"/>
        <w:rPr/>
      </w:pPr>
      <w:r>
        <w:rPr/>
        <w:t xml:space="preserve">3. Configuração</w:t>
      </w:r>
    </w:p>
    <w:p>
      <w:pPr>
        <w:pStyle w:val="Normal"/>
        <w:bidi w:val="0"/>
        <w:jc w:val="left"/>
        <w:rPr/>
      </w:pPr>
      <w:r>
        <w:rPr/>
        <w:t xml:space="preserve">4. Uso básico</w:t>
      </w:r>
    </w:p>
    <w:p>
      <w:pPr>
        <w:pStyle w:val="Normal"/>
        <w:bidi w:val="0"/>
        <w:jc w:val="left"/>
        <w:rPr/>
      </w:pPr>
      <w:r>
        <w:rPr/>
        <w:t xml:space="preserve">5. Gestão de software</w:t>
      </w:r>
    </w:p>
    <w:p>
      <w:pPr>
        <w:pStyle w:val="Normal"/>
        <w:bidi w:val="0"/>
        <w:jc w:val="left"/>
        <w:rPr/>
      </w:pPr>
      <w:r>
        <w:rPr/>
        <w:t xml:space="preserve">6. Uso avançado</w:t>
      </w:r>
    </w:p>
    <w:p>
      <w:pPr>
        <w:pStyle w:val="Normal"/>
        <w:bidi w:val="0"/>
        <w:jc w:val="left"/>
        <w:rPr/>
      </w:pPr>
      <w:r>
        <w:rPr/>
        <w:t xml:space="preserve">7. Debaixo do capô.</w:t>
      </w:r>
    </w:p>
    <w:p>
      <w:pPr>
        <w:pStyle w:val="Normal"/>
        <w:bidi w:val="0"/>
        <w:jc w:val="left"/>
        <w:rPr/>
      </w:pPr>
      <w:r>
        <w:rPr/>
        <w:t xml:space="preserve">8. Glossário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MX Fluxbox (=MXFB) constitui uma versão mínima ou "base" do MX Linux que pode ser usada fora da caixa. Os usuários normalmente vão querer software popular comum adicional para o qual é recomendado que eles se voltem primeiro para o MX Package Installer </w:t>
      </w:r>
      <w:ins w:author="Jerry Bond" w:date="2021-09-24T16:12:17Z" w:id="7">
        <w:r>
          <w:rPr>
            <w:shd w:val="clear" w:fill="auto"/>
          </w:rPr>
          <w:t xml:space="preserve">(ícone "Software" no desktop)</w:t>
        </w:r>
      </w:ins>
      <w:r>
        <w:rPr>
          <w:shd w:val="clear" w:fill="auto"/>
        </w:rPr>
        <w:t xml:space="preserve">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Como o nome sugere, a MXFB emprega o </w:t>
      </w:r>
      <w:hyperlink r:id="rId3">
        <w:r>
          <w:rPr>
            <w:rStyle w:val="InternetLink"/>
            <w:shd w:val="clear" w:fill="auto"/>
          </w:rPr>
          <w:t xml:space="preserve">Fluxbox </w:t>
        </w:r>
      </w:hyperlink>
      <w:r>
        <w:rPr>
          <w:shd w:val="clear" w:fill="auto"/>
        </w:rPr>
        <w:t xml:space="preserve">como </w:t>
      </w:r>
      <w:hyperlink r:id="rId4">
        <w:r>
          <w:rPr>
            <w:rStyle w:val="InternetLink"/>
            <w:shd w:val="clear" w:fill="auto"/>
          </w:rPr>
          <w:t xml:space="preserve">Gerenciador de Janelas </w:t>
        </w:r>
      </w:hyperlink>
      <w:r>
        <w:rPr>
          <w:shd w:val="clear" w:fill="auto"/>
        </w:rPr>
        <w:t xml:space="preserve">para controlar a colocação e aparência das janelas.  Sua pequena área de memória e seu rápido tempo de carregamento são muito eficazes em sistemas de poucos recursos - e muito rápidos em máquinas de nível superior. Todas as configurações básicas são controladas por </w:t>
      </w:r>
      <w:hyperlink r:id="rId5">
        <w:r>
          <w:rPr>
            <w:rStyle w:val="InternetLink"/>
            <w:shd w:val="clear" w:fill="auto"/>
          </w:rPr>
          <w:t xml:space="preserve">arquivos de texto </w:t>
        </w:r>
      </w:hyperlink>
      <w:r>
        <w:rPr>
          <w:shd w:val="clear" w:fill="auto"/>
        </w:rPr>
        <w:t xml:space="preserve">com formato simples.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MXFB pode ser executado em duas configurações básicas, com </w:t>
      </w:r>
      <w:del w:author="Jerry Bond" w:date="2021-09-24T16:13:11Z" w:id="8">
        <w:r>
          <w:rPr>
            <w:shd w:val="clear" w:fill="auto"/>
          </w:rPr>
          <w:delText xml:space="preserve"> possible</w:delText>
        </w:r>
      </w:del>
      <w:r>
        <w:rPr>
          <w:shd w:val="clear" w:fill="auto"/>
        </w:rPr>
        <w:t xml:space="preserve">muitas </w:t>
      </w:r>
      <w:r>
        <w:rPr>
          <w:shd w:val="clear" w:fill="auto"/>
        </w:rPr>
        <w:t xml:space="preserve">variações </w:t>
      </w:r>
      <w:ins w:author="Jerry Bond" w:date="2021-09-24T16:13:15Z" w:id="9">
        <w:r>
          <w:rPr>
            <w:shd w:val="clear" w:fill="auto"/>
          </w:rPr>
          <w:t xml:space="preserve">possíveis </w:t>
        </w:r>
      </w:ins>
      <w:r>
        <w:rPr>
          <w:shd w:val="clear" w:fill="auto"/>
        </w:rPr>
        <w:t xml:space="preserve">no meio: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Padrão</w:t>
      </w:r>
      <w:r>
        <w:rPr>
          <w:shd w:val="clear" w:fill="auto"/>
        </w:rPr>
        <w:t xml:space="preserve">, que inclui os componentes básicos do Fluxbox mas segue a preferência do MX Linux para o uso de aplicativos gráficos convenientes</w:t>
      </w:r>
      <w:ins w:author="Jerry Bond" w:date="2021-09-24T16:13:36Z" w:id="10">
        <w:r>
          <w:rPr>
            <w:shd w:val="clear" w:fill="auto"/>
          </w:rPr>
          <w:t xml:space="preserve">.</w:t>
        </w:r>
      </w:ins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val="clear" w:fill="auto"/>
        </w:rPr>
        <w:t xml:space="preserve">Fluxbox</w:t>
      </w:r>
      <w:r>
        <w:rPr>
          <w:b w:val="false"/>
          <w:bCs w:val="false"/>
          <w:shd w:val="clear" w:fill="auto"/>
        </w:rPr>
        <w:t xml:space="preserve">, ao qual vários componentes da configuração padrão podem ser adicionados com um simples clique ou dois</w:t>
      </w:r>
      <w:ins w:author="Jerry Bond" w:date="2021-09-24T16:13:38Z" w:id="11">
        <w:r>
          <w:rPr>
            <w:b w:val="false"/>
            <w:bCs w:val="false"/>
            <w:shd w:val="clear" w:fill="auto"/>
          </w:rPr>
          <w:t xml:space="preserve">.</w:t>
        </w:r>
      </w:ins>
    </w:p>
    <w:p>
      <w:pPr>
        <w:pStyle w:val="Heading1"/>
        <w:bidi w:val="0"/>
        <w:jc w:val="left"/>
        <w:rPr/>
      </w:pPr>
      <w:bookmarkStart w:name="__RefHeading___Toc1579_3145445008" w:id="1"/>
      <w:bookmarkEnd w:id="1"/>
      <w:r>
        <w:rPr/>
        <w:t xml:space="preserve">2. Padrão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985" cy="260985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58.05pt;margin-top:24.65pt;width:20.45pt;height:20.45pt" fillcolor="#729fcf" stroked="t" ID="Shape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1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6" behindDoc="0" locked="0" layoutInCell="0" allowOverlap="1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985" cy="260985"/>
                <wp:effectExtent l="0" t="0" r="0" b="0"/>
                <wp:wrapNone/>
                <wp:docPr id="3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392.9pt;margin-top:64.85pt;width:20.45pt;height:20.45pt" fillcolor="#729fcf" stroked="t" ID="Shape2_0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2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985" cy="260985"/>
                <wp:effectExtent l="0" t="0" r="0" b="0"/>
                <wp:wrapNone/>
                <wp:docPr id="4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52.55pt;margin-top:226.15pt;width:20.45pt;height:20.45pt" fillcolor="#729fcf" stroked="t" ID="Shape2_1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3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985" cy="260985"/>
                <wp:effectExtent l="0" t="0" r="0" b="0"/>
                <wp:wrapNone/>
                <wp:docPr id="5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40.4pt;margin-top:163.45pt;width:20.45pt;height:20.45pt" fillcolor="#729fcf" stroked="t" ID="Shape2_2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4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985" cy="260985"/>
                <wp:effectExtent l="0" t="0" r="0" b="0"/>
                <wp:wrapNone/>
                <wp:docPr id="6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280" cy="260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a="http://schemas.openxmlformats.org/drawingml/2006/main">
                            <w:pPr>
                              <w:overflowPunct w:val="true"/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0000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style="position:absolute;margin-left:231.65pt;margin-top:124.9pt;width:20.45pt;height:20.45pt" fillcolor="#729fcf" stroked="t" ID="Shape2_3">
                <v:textbox>
                  <w:txbxContent>
                    <w:p>
                      <w:pPr>
                        <w:overflowPunct w:val="true"/>
                        <w:bidi w:val="0"/>
                        <w:jc w:val="center"/>
                        <w:rPr/>
                      </w:pPr>
                      <w:r>
                        <w:rPr>
                          <w:sz w:val="36"/>
                          <w:color w:val="000000"/>
                        </w:rPr>
                        <w:t xml:space="preserve">5</w:t>
                      </w:r>
                    </w:p>
                  </w:txbxContent>
                </v:textbox>
                <w10:wrap type="square"/>
                <v:fill type="solid" color2="#8d6030" o:detectmouseclick="t"/>
                <v:stroke color="#3465a4" joinstyle="round" endcap="flat"/>
              </v:oval>
            </w:pict>
          </mc:Fallback>
        </mc:AlternateContent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7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No sentido horário a partir do canto superior esquerdo</w:t>
      </w:r>
      <w:ins w:author="Jerry Bond" w:date="2021-09-24T16:20:04Z" w:id="12">
        <w:r>
          <w:rPr/>
          <w:t xml:space="preserve">, </w:t>
        </w:r>
      </w:ins>
      <w:r>
        <w:rPr/>
        <w:t xml:space="preserve">aqui estão os principais</w:t>
      </w:r>
      <w:r>
        <w:rPr/>
        <w:t xml:space="preserve"> </w:t>
      </w:r>
      <w: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componentes</w:t>
      </w:r>
      <w:r>
        <w:rPr/>
        <w:t xml:space="preserve"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Ícones da área de trabalho (Secção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Visualização da informação do sistema, chamada "conky" (Secção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O painel tint2 criativo (Secção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Uma doca nativa </w:t>
      </w:r>
      <w:r>
        <w:rPr>
          <w:b w:val="false"/>
          <w:bCs w:val="false"/>
        </w:rPr>
        <w:t xml:space="preserve">(Secção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O Fluxbox escondido "rootMenu" (Secção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primeira parada para novos usuários pode muito bem ser o </w:t>
      </w:r>
      <w:r>
        <w:rPr>
          <w:b/>
          <w:bCs/>
        </w:rPr>
        <w:t xml:space="preserve">gerenciador de configurações</w:t>
      </w:r>
      <w:r>
        <w:rPr/>
        <w:t xml:space="preserve">, disponível a partir da doca, do painel ou do menu raiz.</w:t>
      </w:r>
    </w:p>
    <w:p>
      <w:pPr>
        <w:pStyle w:val="Normal"/>
        <w:bidi w:val="0"/>
        <w:jc w:val="left"/>
        <w:rPr/>
      </w:pPr>
      <w:r>
        <w:rPr/>
        <w:t xml:space="preserve">Além dos ícones da área de trabalho e dos itens da doca, os aplicativos podem ser iniciados com qualquer uma das seguintes ferramentas: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no botão Start (MX logo) do painel tradicional para o Xfce's Appfinder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com o botão direito do mouse na área de trabalho: </w:t>
      </w:r>
      <w:r>
        <w:rPr>
          <w:i/>
          <w:iCs/>
        </w:rPr>
        <w:t xml:space="preserve">Menu &gt; Todas as aplicações </w:t>
      </w:r>
      <w:r>
        <w:rPr/>
        <w:t xml:space="preserve">para um menu categórico parecido com o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na tecla do logotipo do teclado (ícone do Windows ou da Apple) para criar uma ferramenta muito rápida chamada "rofi" para um menu alfabético com propriedades úteis (detalhes </w:t>
      </w:r>
      <w:hyperlink r:id="rId8">
        <w:r>
          <w:rPr>
            <w:rStyle w:val="InternetLink"/>
          </w:rPr>
          <w:t xml:space="preserve">no Wiki</w:t>
        </w:r>
      </w:hyperlink>
      <w:r>
        <w:rPr/>
        <w:t xml:space="preserve"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em </w:t>
      </w:r>
      <w:r>
        <w:rPr/>
        <w:t xml:space="preserve">Ctrl+F2 </w:t>
      </w:r>
      <w:r>
        <w:rPr/>
        <w:t xml:space="preserve">para abrir uma pequena janela de execução (fbrun) para o nome real do programa   </w:t>
      </w:r>
    </w:p>
    <w:p>
      <w:pPr>
        <w:pStyle w:val="Normal"/>
        <w:bidi w:val="0"/>
        <w:ind w:start="720" w:end="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As seções seguintes darão aos usuários uma compreensão básica de como usar e gerenciar cada um desses componentes. Nota: a palavra "Menu" nas secções seguintes refere-se ao menu raiz que </w:t>
      </w:r>
      <w:r>
        <w:rPr/>
        <w:t xml:space="preserve">aparece </w:t>
      </w:r>
      <w:r>
        <w:rPr/>
        <w:t xml:space="preserve">com um clique no botão direito do rato na área de trabalho.</w:t>
      </w:r>
    </w:p>
    <w:p>
      <w:pPr>
        <w:pStyle w:val="Heading2"/>
        <w:bidi w:val="0"/>
        <w:jc w:val="left"/>
        <w:rPr/>
      </w:pPr>
      <w:bookmarkStart w:name="__RefHeading___Toc1787_3540384480" w:id="2"/>
      <w:bookmarkEnd w:id="2"/>
      <w:r>
        <w:rPr/>
        <w:t xml:space="preserve">2.1 Ícones da área de trabalho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Esconde-te</w:t>
      </w:r>
      <w:r>
        <w:rPr/>
        <w:t xml:space="preserve">: Menu &gt; Fora de vista &gt; Alternar ícones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Remover (ícone)</w:t>
      </w:r>
      <w:r>
        <w:rPr/>
        <w:t xml:space="preserve">: ícone do clique do meio para lançar o iDesktool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Menu &gt; Fora de vista &gt; Toggle iDesk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Gerir</w:t>
      </w:r>
      <w:r>
        <w:rPr/>
        <w:t xml:space="preserve">: Menu &gt; Aparência &gt; Ícones da área de trabalho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Ajuda: </w:t>
      </w:r>
      <w:hyperlink r:id="rId9">
        <w:r>
          <w:rPr>
            <w:rStyle w:val="InternetLink"/>
            <w:b w:val="false"/>
            <w:bCs w:val="false"/>
            <w:shd w:val="clear" w:fill="auto"/>
          </w:rPr>
          <w:t xml:space="preserve">no Wiki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Os ícones de desktop são habilitados no MXFB pelo iDesk, um programa desenvolvido pela primeira vez em 2005 e projetado para desenhar ícones de desktop para usuários de gerenciadores de janelas mínimas, como o fluxbox. Embora os ícones possam ser configurados manualmente, é muito mais fácil com uma ferramenta gráfica. O MX Linux Devs e usuários adaptaram, modernizaram e expandiram a ferramenta existente para produzir </w:t>
      </w:r>
      <w:r>
        <w:rPr>
          <w:b/>
          <w:bCs/>
          <w:shd w:val="clear" w:fill="auto"/>
        </w:rPr>
        <w:t xml:space="preserve">o iDesktool</w:t>
      </w:r>
      <w:r>
        <w:rPr>
          <w:shd w:val="clear" w:fill="auto"/>
        </w:rPr>
        <w:t xml:space="preserve">: </w:t>
      </w:r>
      <w:r>
        <w:rPr>
          <w:b w:val="false"/>
          <w:bCs w:val="false"/>
          <w:i/>
          <w:iCs/>
          <w:shd w:val="clear" w:fill="auto"/>
        </w:rPr>
        <w:t xml:space="preserve">Menu &gt; Aparência &gt; Ícones do Desktop.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Esta ferramenta facilita muito o uso dos ícones da área de trabalho no MX-Fluxbox. Ela é muito simples e deve levantar poucas questões sobre o seu uso.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Aqui estão as ações básicas do mouse para um ícone da área de trabalho (configure em ~/.ideskrc), usando o </w:t>
      </w:r>
      <w:r>
        <w:rPr>
          <w:shd w:val="clear" w:fill="auto"/>
        </w:rPr>
        <w:t xml:space="preserve">ícone </w:t>
      </w:r>
      <w:r>
        <w:rPr>
          <w:shd w:val="clear" w:fill="auto"/>
        </w:rPr>
        <w:t xml:space="preserve">padrão "Videos" </w:t>
      </w:r>
      <w:r>
        <w:rPr>
          <w:shd w:val="clear" w:fill="auto"/>
        </w:rPr>
        <w:t xml:space="preserve">como exemplo: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Ação</w:t>
            </w:r>
          </w:p>
        </w:tc>
        <w:tc>
          <w:tcPr>
            <w:tcW w:w="35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Mouse</w:t>
            </w:r>
          </w:p>
        </w:tc>
        <w:tc>
          <w:tcPr>
            <w:tcW w:w="47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fill="CCCCCC"/>
          </w:tcPr>
          <w:p>
            <w:pPr>
              <w:pStyle w:val="TableContents"/>
              <w:widowControl w:val="false"/>
              <w:bidi w:val="0"/>
              <w:jc w:val="left"/>
              <w:rPr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Exemplo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Executar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Um clique à esquerda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Abre o canal MXFB YouTube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Executar alt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Clique no botão direito do rato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Abre um menu de acção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Gerenciar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Meio (botão de rolagem) clique único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Abre o iDesktool focado no ícone</w:t>
            </w:r>
          </w:p>
        </w:tc>
      </w:tr>
      <w:tr>
        <w:trPr/>
        <w:tc>
          <w:tcPr>
            <w:tcW w:w="126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Arraste</w:t>
            </w:r>
          </w:p>
        </w:tc>
        <w:tc>
          <w:tcPr>
            <w:tcW w:w="3504" w:type="dxa"/>
            <w:tcBorders>
              <w:left w:val="single" w:color="000000" w:sz="4" w:space="0"/>
              <w:bottom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val="clear" w:fill="auto"/>
              </w:rPr>
              <w:t xml:space="preserve">Clique esquerdo segurar, soltar para parar</w:t>
            </w:r>
          </w:p>
        </w:tc>
        <w:tc>
          <w:tcPr>
            <w:tcW w:w="4768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name="__RefHeading___Toc1789_3540384480" w:id="3"/>
      <w:bookmarkEnd w:id="3"/>
      <w:r>
        <w:rPr/>
        <w:t xml:space="preserve">2.2 Conky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Esconde-te</w:t>
      </w:r>
      <w:r>
        <w:rPr/>
        <w:t xml:space="preserve">: </w:t>
      </w:r>
      <w:r>
        <w:rPr>
          <w:i/>
          <w:iCs/>
        </w:rPr>
        <w:t xml:space="preserve">Menu &gt; Fora de vista &gt; Alternar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Remover (conky)</w:t>
      </w:r>
      <w:r>
        <w:rPr/>
        <w:t xml:space="preserve">: </w:t>
      </w:r>
      <w:r>
        <w:rPr>
          <w:i/>
          <w:iCs/>
        </w:rPr>
        <w:t xml:space="preserve">Menu &gt; Aspecto &gt;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</w:t>
      </w:r>
      <w:r>
        <w:rPr>
          <w:i/>
          <w:iCs/>
        </w:rPr>
        <w:t xml:space="preserve">Menu &gt; Fora de vista &gt; Alternar conky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Gerir</w:t>
      </w:r>
      <w:r>
        <w:rPr/>
        <w:t xml:space="preserve">: </w:t>
      </w:r>
      <w:r>
        <w:rPr>
          <w:i/>
          <w:iCs/>
        </w:rPr>
        <w:t xml:space="preserve">Menu &gt; Aspecto &gt; Conky</w:t>
      </w:r>
    </w:p>
    <w:p>
      <w:pPr>
        <w:pStyle w:val="Normal"/>
        <w:bidi w:val="0"/>
        <w:jc w:val="left"/>
        <w:rPr/>
      </w:pPr>
      <w:hyperlink r:id="rId11">
        <w:r>
          <w:rPr>
            <w:rStyle w:val="InternetLink"/>
            <w:i w:val="false"/>
            <w:iCs w:val="false"/>
            <w:shd w:val="clear" w:fill="auto"/>
          </w:rPr>
          <w:t xml:space="preserve">     </w:t>
        </w:r>
      </w:hyperlink>
      <w:r>
        <w:rPr>
          <w:b/>
          <w:bCs/>
        </w:rPr>
        <w:t xml:space="preserve">Ajuda</w:t>
      </w:r>
      <w:r>
        <w:rPr/>
        <w:t xml:space="preserve">: no Wiki: </w:t>
      </w:r>
      <w:hyperlink r:id="rId10">
        <w:r>
          <w:rPr>
            <w:rStyle w:val="InternetLink"/>
            <w:i w:val="false"/>
            <w:iCs w:val="false"/>
            <w:shd w:val="clear" w:fill="auto"/>
          </w:rPr>
          <w:t xml:space="preserve">MX Conky</w:t>
        </w:r>
      </w:hyperlink>
      <w:r>
        <w:rPr>
          <w:i w:val="false"/>
          <w:iCs w:val="false"/>
          <w:shd w:val="clear" w:fill="auto"/>
        </w:rPr>
        <w:t xml:space="preserve">, </w:t>
      </w:r>
      <w:hyperlink r:id="rId11">
        <w:r>
          <w:rPr>
            <w:rStyle w:val="InternetLink"/>
            <w:i w:val="false"/>
            <w:iCs w:val="false"/>
            <w:shd w:val="clear" w:fill="auto"/>
          </w:rPr>
          <w:t xml:space="preserve">Conky Manager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Os usuários do MX-Fluxbox podem fazer uso do conjunto padrão de conky para MX Linux clicando em </w:t>
      </w:r>
      <w:r>
        <w:rPr>
          <w:i/>
          <w:iCs/>
          <w:shd w:val="clear" w:fill="auto"/>
        </w:rPr>
        <w:t xml:space="preserve">Menu &gt; Aparência &gt; Conky </w:t>
      </w:r>
      <w:r>
        <w:rPr>
          <w:i w:val="false"/>
          <w:iCs w:val="false"/>
          <w:shd w:val="clear" w:fill="auto"/>
        </w:rPr>
        <w:t xml:space="preserve">para trazer o MX Conky; o Conky Manager pode ser iniciado a partir dele, ou usando qualquer um dos menus. O Conky Manager é um método prático de gerenciamento básico, enquanto o MX Conky fornece recursos avançados </w:t>
      </w:r>
      <w:ins w:author="Jerry Bond" w:date="2021-09-24T16:22:27Z" w:id="14">
        <w:r>
          <w:rPr>
            <w:i w:val="false"/>
            <w:iCs w:val="false"/>
            <w:shd w:val="clear" w:fill="auto"/>
          </w:rPr>
          <w:t xml:space="preserve">exclusivos do MX Linux, </w:t>
        </w:r>
      </w:ins>
      <w:r>
        <w:rPr>
          <w:i w:val="false"/>
          <w:iCs w:val="false"/>
          <w:shd w:val="clear" w:fill="auto"/>
        </w:rPr>
        <w:t xml:space="preserve">como a </w:t>
      </w:r>
      <w:r>
        <w:rPr>
          <w:i w:val="false"/>
          <w:iCs w:val="false"/>
          <w:shd w:val="clear" w:fill="auto"/>
        </w:rPr>
        <w:t xml:space="preserve">manipulação de cores</w:t>
      </w:r>
      <w:r>
        <w:rPr>
          <w:i w:val="false"/>
          <w:iCs w:val="false"/>
          <w:shd w:val="clear" w:fill="auto"/>
        </w:rPr>
        <w:t xml:space="preserve"> </w:t>
      </w:r>
      <w:del w:author="Jerry Bond" w:date="2021-09-24T16:22:34Z" w:id="15">
        <w:r>
          <w:rPr>
            <w:i w:val="false"/>
            <w:iCs w:val="false"/>
            <w:shd w:val="clear" w:fill="auto"/>
          </w:rPr>
          <w:delText xml:space="preserve">the </w:delText>
        </w:r>
      </w:del>
      <w:del w:author="Jerry Bond" w:date="2021-09-24T16:22:24Z" w:id="16">
        <w:r>
          <w:rPr>
            <w:i w:val="false"/>
            <w:iCs w:val="false"/>
            <w:shd w:val="clear" w:fill="auto"/>
          </w:rPr>
          <w:delText xml:space="preserve"> unique to MX Linux</w:delText>
        </w:r>
      </w:del>
      <w:r>
        <w:rPr>
          <w:i w:val="false"/>
          <w:iCs w:val="false"/>
          <w:shd w:val="clear" w:fill="auto"/>
        </w:rPr>
        <w:t xml:space="preserve">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No Conky Manager siga estes simples passos para editar, visualizar e exibir um conky: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Destaque cada conky e clique em "Preview" para ver como é. Certifique-se de fechar cada pré-visualização antes de ir para outra.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Clique no ícone Configurações (engrenagens) para alterar as propriedades básicas</w:t>
      </w:r>
      <w:ins w:author="Jerry Bond" w:date="2021-09-24T16:22:55Z" w:id="18">
        <w:r>
          <w:rPr>
            <w:i w:val="false"/>
            <w:iCs w:val="false"/>
            <w:shd w:val="clear" w:fill="auto"/>
          </w:rPr>
          <w:t xml:space="preserve">, como localização</w:t>
        </w:r>
      </w:ins>
      <w:r>
        <w:rPr>
          <w:i w:val="false"/>
          <w:iCs w:val="false"/>
          <w:shd w:val="clear" w:fill="auto"/>
        </w:rPr>
        <w:t xml:space="preserve">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Marque a caixa para seleccionar qualquer conky que queira usar. Será auto-instalado. 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Os arquivos de configuração são armazenados na pasta ~/.conky/ em arquivos de temas individuais. Eles podem ser editados, embora não seja</w:t>
      </w:r>
      <w:del w:author="Jerry Bond" w:date="2021-09-24T16:23:20Z" w:id="19">
        <w:r>
          <w:rPr>
            <w:i w:val="false"/>
            <w:iCs w:val="false"/>
            <w:shd w:val="clear" w:fill="auto"/>
          </w:rPr>
          <w:delText>intuitive</w:delText>
        </w:r>
      </w:del>
      <w:ins w:author="Jerry Bond" w:date="2021-09-24T16:23:20Z" w:id="20">
        <w:r>
          <w:rPr>
            <w:rFonts w:eastAsia="WenQuanYi Micro Hei" w:cs="FreeSans"/>
            <w:i w:val="false"/>
            <w:iCs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fácil</w:t>
        </w:r>
      </w:ins>
      <w:r>
        <w:rPr>
          <w:i w:val="false"/>
          <w:iCs w:val="false"/>
          <w:shd w:val="clear" w:fill="auto"/>
        </w:rPr>
        <w:t xml:space="preserve">, destacando o conky na lista e clicando no ícone de edição (lápis).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Para os céus mais complicados, pode ser necessário utilizar um compositor. Clique em Menu &gt; Configurações &gt; Config &gt; Iniciar, e descomente a linha sobre um compositor para que se pareça com o seguinte: </w:t>
      </w:r>
      <w:r>
        <w:rPr>
          <w:i/>
          <w:iCs/>
          <w:shd w:val="clear" w:fill="auto"/>
        </w:rPr>
        <w:t xml:space="preserve">compton &amp;</w:t>
      </w:r>
    </w:p>
    <w:p>
      <w:pPr>
        <w:pStyle w:val="Heading2"/>
        <w:bidi w:val="0"/>
        <w:jc w:val="left"/>
        <w:rPr/>
      </w:pPr>
      <w:bookmarkStart w:name="__RefHeading___Toc1791_3540384480" w:id="4"/>
      <w:bookmarkEnd w:id="4"/>
      <w:r>
        <w:rPr/>
        <w:t xml:space="preserve">2.3 O painel tint2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Esconde-te</w:t>
      </w:r>
      <w:r>
        <w:rPr/>
        <w:t xml:space="preserve">: </w:t>
      </w:r>
      <w:r>
        <w:rPr>
          <w:i/>
          <w:iCs/>
        </w:rPr>
        <w:t xml:space="preserve">Menu &gt; Fora de vista &gt; Alternar painel de ocultação automática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Remover</w:t>
      </w:r>
      <w:r>
        <w:rPr/>
        <w:t xml:space="preserve">: </w:t>
      </w:r>
      <w:r>
        <w:rPr>
          <w:i/>
          <w:iCs/>
        </w:rPr>
        <w:t xml:space="preserve">Manual: apagar a configuração de ~/.config/tint2/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Stop</w:t>
      </w:r>
      <w:r>
        <w:rPr/>
        <w:t xml:space="preserve">: </w:t>
      </w:r>
      <w:r>
        <w:rPr>
          <w:i/>
          <w:iCs/>
        </w:rPr>
        <w:t xml:space="preserve">Manual: coloque um comentário (#) na frente da linha no arquivo "startup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" w:id="5"/>
      <w:bookmarkEnd w:id="5"/>
      <w:r>
        <w:rPr>
          <w:b/>
          <w:bCs/>
        </w:rPr>
        <w:t xml:space="preserve">Gerir</w:t>
      </w:r>
      <w:r>
        <w:rPr/>
        <w:t xml:space="preserve">: </w:t>
      </w:r>
      <w:r>
        <w:rPr>
          <w:i/>
          <w:iCs/>
        </w:rPr>
        <w:t xml:space="preserve">Gerenciador de configurações &gt; Gerenciador Tint2 (ícones na doca e no painel)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Ajuda</w:t>
      </w:r>
      <w:r>
        <w:rPr>
          <w:b w:val="false"/>
          <w:bCs w:val="false"/>
        </w:rPr>
        <w:t xml:space="preserve">: </w:t>
      </w:r>
      <w:hyperlink r:id="rId12">
        <w:r>
          <w:rPr>
            <w:rStyle w:val="InternetLink"/>
            <w:b w:val="false"/>
            <w:bCs w:val="false"/>
          </w:rPr>
          <w:t xml:space="preserve">no </w:t>
        </w:r>
      </w:hyperlink>
      <w:hyperlink r:id="rId13">
        <w:r>
          <w:rPr>
            <w:rStyle w:val="InternetLink"/>
            <w:b w:val="false"/>
            <w:bCs w:val="false"/>
          </w:rPr>
          <w:t xml:space="preserve">Wiki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barra de ferramentas original Fluxbox é muito diferente do que os usuários de hoje em dia esperam em função e design. (Você pode alternar entre as duas coisas: </w:t>
      </w:r>
      <w:r>
        <w:rPr>
          <w:i/>
          <w:iCs/>
        </w:rPr>
        <w:t xml:space="preserve">Menu &gt; Aparência &gt; Barra de Ferramentas &gt; Fluxbox</w:t>
      </w:r>
      <w:r>
        <w:rPr/>
        <w:t xml:space="preserve"> | Tradicional) Essa é a razão pela qual uma barra de ferramentas alternativa "tradicional" foi adicionada começando com o MX-Fluxbox 2.2 usando uma aplicação altamente configurável conhecida como "</w:t>
      </w:r>
      <w:r>
        <w:rPr>
          <w:b/>
          <w:bCs/>
        </w:rPr>
        <w:t xml:space="preserve">tint2"</w:t>
      </w:r>
      <w:r>
        <w:rPr/>
        <w:t xml:space="preserve">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 w:line="276" w:lineRule="auto"/>
        <w:jc w:val="left"/>
        <w:rPr/>
      </w:pPr>
      <w:r>
        <w:rPr/>
        <w:t xml:space="preserve">Para alterar o painel, clique no ícone da chave junto ao botão Iniciar</w:t>
      </w:r>
      <w:del w:author="Jerry Bond" w:date="2021-09-24T16:24:24Z" w:id="21">
        <w:r>
          <w:rPr/>
          <w:delText xml:space="preserve"> or the </w:delText>
        </w:r>
      </w:del>
      <w:r>
        <w:rPr/>
        <w:t xml:space="preserve"> </w:t>
      </w:r>
      <w:ins w:author="Jerry Bond" w:date="2021-09-24T16:24:25Z" w:id="22">
        <w:r>
          <w:rPr/>
          <w:t xml:space="preserve">, </w:t>
        </w:r>
      </w:ins>
      <w:ins w:author="Jerry Bond" w:date="2021-09-24T16:24:25Z" w:id="23">
        <w:r>
          <w:rPr/>
          <w:t xml:space="preserve">no </w:t>
        </w:r>
      </w:ins>
      <w:r>
        <w:rPr/>
        <w:t xml:space="preserve">ícone da engrenagem na doca </w:t>
      </w:r>
      <w:ins w:author="Jerry Bond" w:date="2021-09-24T16:24:31Z" w:id="25">
        <w:r>
          <w:rPr/>
          <w:t xml:space="preserve">ou </w:t>
        </w:r>
      </w:ins>
      <w:ins w:author="Jerry Bond" w:date="2021-09-24T16:24:31Z" w:id="26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na listagem no </w:t>
        </w:r>
      </w:ins>
      <w:ins w:author="Jerry Bond" w:date="2021-09-24T16:24:31Z" w:id="27">
        <w:r>
          <w:rPr/>
          <w:t xml:space="preserve">Menu</w:t>
        </w:r>
      </w:ins>
      <w:r>
        <w:rPr/>
        <w:t xml:space="preserve">. Isto inicia o Gerenciador de configurações, onde você pode clicar em "Gerenciador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A tela se abre mostrando todas as configurações tint2 no local </w:t>
      </w:r>
      <w:r>
        <w:rPr>
          <w:b w:val="false"/>
          <w:bCs w:val="false"/>
          <w:i/>
          <w:iCs/>
          <w:u w:val="none"/>
        </w:rPr>
        <w:t xml:space="preserve">~/config/tint2/</w:t>
      </w:r>
      <w:r>
        <w:rPr>
          <w:b w:val="false"/>
          <w:bCs w:val="false"/>
          <w:i w:val="false"/>
          <w:iCs w:val="false"/>
          <w:u w:val="none"/>
        </w:rPr>
        <w:t xml:space="preserve">. MXFB fornece um pequeno conjunto de configurações muito diferentes que você pode experimentar.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i w:val="false"/>
          <w:iCs w:val="false"/>
          <w:u w:val="none"/>
        </w:rPr>
        <w:t xml:space="preserve">Além de selecionar uma configuração existente, você também pode alterar os elementos de qualquer painel - de fato, que é um dos grandes prazeres de usar o tint2. Clique em "</w:t>
      </w:r>
      <w:r>
        <w:rPr>
          <w:b w:val="false"/>
          <w:bCs w:val="false"/>
          <w:i w:val="false"/>
          <w:iCs w:val="false"/>
          <w:u w:val="none"/>
        </w:rPr>
        <w:t xml:space="preserve">Config" </w:t>
      </w:r>
      <w:r>
        <w:rPr>
          <w:b w:val="false"/>
          <w:bCs w:val="false"/>
          <w:i w:val="false"/>
          <w:iCs w:val="false"/>
          <w:u w:val="none"/>
        </w:rPr>
        <w:t xml:space="preserve">ou no botão "Edit" para </w:t>
      </w:r>
      <w:r>
        <w:rPr>
          <w:b w:val="false"/>
          <w:bCs w:val="false"/>
          <w:i w:val="false"/>
          <w:iCs w:val="false"/>
          <w:u w:val="none"/>
        </w:rPr>
        <w:t xml:space="preserve">edição </w:t>
      </w:r>
      <w:r>
        <w:rPr>
          <w:b w:val="false"/>
          <w:bCs w:val="false"/>
          <w:i w:val="false"/>
          <w:iCs w:val="false"/>
          <w:u w:val="none"/>
        </w:rPr>
        <w:t xml:space="preserve">gráfica ou </w:t>
      </w:r>
      <w:r>
        <w:rPr>
          <w:b w:val="false"/>
          <w:bCs w:val="false"/>
          <w:i w:val="false"/>
          <w:iCs w:val="false"/>
          <w:u w:val="none"/>
        </w:rPr>
        <w:t xml:space="preserve">direta.</w:t>
      </w:r>
    </w:p>
    <w:p>
      <w:pPr>
        <w:pStyle w:val="TextBody"/>
        <w:bidi w:val="0"/>
        <w:jc w:val="left"/>
        <w:rPr/>
      </w:pPr>
      <w:r>
        <w:rPr/>
        <w:t xml:space="preserve">O editor gráfico inclui duas aplicações: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</w:t>
      </w:r>
      <w:r>
        <w:rPr/>
        <w:t xml:space="preserve">Temas" exibe todas as configurações tint2 na localização do usuário, bem como algumas outras trazidas durante a instalação.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</w:t>
      </w:r>
      <w:r>
        <w:rPr/>
        <w:t xml:space="preserve">Propriedades" mostra as características da configuração em execução. Se a janela Propriedades não estiver visível, clique no pequeno ícone da engrenagem no canto superior esquerdo. </w:t>
      </w:r>
    </w:p>
    <w:p>
      <w:pPr>
        <w:pStyle w:val="Normal"/>
        <w:bidi w:val="0"/>
        <w:jc w:val="left"/>
        <w:rPr/>
      </w:pPr>
      <w:r>
        <w:rPr/>
        <w:t xml:space="preserve">Aqui estão algumas ações comuns </w:t>
      </w:r>
      <w:r>
        <w:rPr/>
        <w:t xml:space="preserve">na janela "Propriedades" para que você comece: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Adicionar/remover lançadores. </w:t>
      </w:r>
      <w:bookmarkStart w:name="__DdeLink__666_264216754" w:id="6"/>
      <w:r>
        <w:rPr/>
        <w:t xml:space="preserve">Clique</w:t>
      </w:r>
      <w:bookmarkEnd w:id="6"/>
      <w:r>
        <w:rPr/>
        <w:t xml:space="preserve"> na entrada "Lançador" no lado esquerdo. O painel direito tem duas colunas: à esquerda uma lista de ícones de aplicações atualmente exibida na barra de ferramentas, enquanto à direita uma lista de todas as aplicações desktop instaladas. </w:t>
      </w:r>
      <w:ins w:author="Jerry Bond" w:date="2021-09-23T16:46:22Z" w:id="28">
        <w:r>
          <w:rPr/>
          <w:t xml:space="preserve">Use as setas para mover itens para cima/baixo.</w:t>
        </w:r>
      </w:ins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Adicionar</w:t>
      </w:r>
      <w:r>
        <w:rPr/>
        <w:t xml:space="preserve">: selecione o aplicativo desejado na lista da coluna da direita, clique na seta "esquerda" no meio e depois clique no botão "Aplicar", para adicioná-lo instantaneamente à barra de ferramentas.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 xml:space="preserve">Remover</w:t>
      </w:r>
      <w:r>
        <w:rPr/>
        <w:t xml:space="preserve">: inverter o procedimento.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Movendo ou redimensionando o painel. </w:t>
      </w:r>
      <w:bookmarkStart w:name="__DdeLink__648_264216754" w:id="7"/>
      <w:r>
        <w:rPr/>
        <w:t xml:space="preserve"> </w:t>
      </w:r>
      <w:r>
        <w:rPr/>
        <w:t xml:space="preserve">Clique na entrada "Painel" no painel esquerdo </w:t>
      </w:r>
      <w:bookmarkEnd w:id="7"/>
      <w:r>
        <w:rPr/>
        <w:t xml:space="preserve">e depois escolha a sua colocação e tamanho no painel direito. Clique no botão "Aplicar". </w:t>
      </w:r>
      <w:r>
        <w:rPr/>
        <w:t xml:space="preserve">É também onde você pode rolar para baixo e marcar a </w:t>
      </w:r>
      <w:r>
        <w:rPr>
          <w:rFonts w:eastAsia="WenQuanYi Micro Hei" w:cs="FreeSans"/>
          <w:color w:val="auto"/>
          <w:kern w:val="2"/>
          <w:sz w:val="24"/>
          <w:szCs w:val="24"/>
          <w:lang w:val="en-US" w:eastAsia="zh-CN" w:bidi="hi-IN"/>
        </w:rPr>
        <w:t xml:space="preserve">caixa "Autohide", se desejar.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Mudança para o formato hora/data. </w:t>
      </w:r>
      <w:r>
        <w:rPr>
          <w:b w:val="false"/>
          <w:bCs w:val="false"/>
        </w:rPr>
        <w:t xml:space="preserve">Clique na </w:t>
      </w:r>
      <w:r>
        <w:rPr>
          <w:b w:val="false"/>
          <w:bCs w:val="false"/>
        </w:rPr>
        <w:t xml:space="preserve">entrada </w:t>
      </w:r>
      <w:r>
        <w:rPr>
          <w:b w:val="false"/>
          <w:bCs w:val="false"/>
        </w:rPr>
        <w:t xml:space="preserve">"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Relógio</w:t>
      </w:r>
      <w:r>
        <w:rPr>
          <w:b w:val="false"/>
          <w:bCs w:val="false"/>
        </w:rPr>
        <w:t xml:space="preserve">" no painel esquerdo e depois mude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o </w:t>
      </w:r>
      <w:r>
        <w:rPr>
          <w:b w:val="false"/>
          <w:bCs w:val="false"/>
        </w:rPr>
        <w:t xml:space="preserve">campo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"Formato primeira linha" ou "Formato segunda linha" para o que você quiser. Para obter 24 horas de tempo, por exemplo, </w:t>
      </w:r>
      <w:r>
        <w:rPr>
          <w:rFonts w:eastAsia="WenQuanYi Micro Hei" w:cs="FreeSans"/>
          <w:b w:val="false"/>
          <w:bCs w:val="false"/>
          <w:color w:val="auto"/>
          <w:kern w:val="2"/>
          <w:sz w:val="24"/>
          <w:szCs w:val="24"/>
          <w:lang w:val="en-US" w:eastAsia="zh-CN" w:bidi="hi-IN"/>
        </w:rPr>
        <w:t xml:space="preserve">você mudaria "%I" para "%H". </w:t>
      </w:r>
      <w:ins w:author="Jerry Bond" w:date="2021-09-23T16:47:55Z" w:id="30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Códigos </w:t>
        </w:r>
      </w:ins>
      <w:hyperlink r:id="rId14">
        <w:ins w:author="Jerry Bond" w:date="2021-09-23T16:47:55Z" w:id="31">
          <w:r>
            <w:rPr>
              <w:rStyle w:val="InternetLink"/>
            </w:rPr>
            <w:t xml:space="preserve">no Wiki</w:t>
          </w:r>
        </w:ins>
      </w:hyperlink>
      <w:ins w:author="Jerry Bond" w:date="2021-09-23T16:48:00Z" w:id="32">
        <w:r>
          <w:rPr>
            <w:rFonts w:eastAsia="WenQuanYi Micro Hei" w:cs="FreeSans"/>
            <w:b w:val="false"/>
            <w:bCs w:val="false"/>
            <w:color w:val="auto"/>
            <w:kern w:val="2"/>
            <w:sz w:val="24"/>
            <w:szCs w:val="24"/>
            <w:lang w:val="en-US" w:eastAsia="zh-CN" w:bidi="hi-IN"/>
          </w:rPr>
          <w:t xml:space="preserve">.</w:t>
        </w:r>
      </w:ins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>
          <w:del w:author="Jerry Bond" w:date="2021-09-23T16:43:15Z" w:id="43"/>
        </w:rPr>
      </w:pPr>
      <w:bookmarkStart w:name="__RefHeading___Toc1472_4265139331" w:id="8"/>
      <w:bookmarkEnd w:id="8"/>
      <w:r>
        <w:rPr>
          <w:b/>
          <w:bCs/>
        </w:rPr>
        <w:t xml:space="preserve">NOTA</w:t>
      </w:r>
      <w:r>
        <w:rPr/>
        <w:t xml:space="preserve">: </w:t>
      </w:r>
      <w:r>
        <w:rPr/>
        <w:t xml:space="preserve">Faça uma cópia de segurança</w:t>
      </w:r>
      <w:del w:author="Jerry Bond" w:date="2021-09-23T16:42:15Z" w:id="33">
        <w:r>
          <w:rPr/>
          <w:delText>when you select a new theme you will lose any customization that you made to the previously used theme such as adding a quick launcher. It’s better to first b</w:delText>
        </w:r>
      </w:del>
      <w:r>
        <w:rPr/>
        <w:t xml:space="preserve"> da </w:t>
      </w:r>
      <w:r>
        <w:rPr/>
        <w:t xml:space="preserve">sua configuração actual</w:t>
      </w:r>
      <w:del w:author="Jerry Bond" w:date="2021-09-23T16:42:32Z" w:id="35">
        <w:r>
          <w:rPr/>
          <w:delText>s</w:delText>
        </w:r>
      </w:del>
      <w:r>
        <w:rPr/>
        <w:t xml:space="preserve"> </w:t>
      </w:r>
      <w:ins w:author="Jerry Bond" w:date="2021-09-23T16:42:26Z" w:id="36">
        <w:r>
          <w:rPr/>
          <w:t xml:space="preserve">antes de</w:t>
        </w:r>
      </w:ins>
      <w:del w:author="Jerry Bond" w:date="2021-09-23T16:42:43Z" w:id="37">
        <w:r>
          <w:rPr/>
          <w:delText>o you can then paste your customization</w:delText>
        </w:r>
      </w:del>
      <w:r>
        <w:rPr/>
        <w:t xml:space="preserve"> </w:t>
      </w:r>
      <w:ins w:author="Jerry Bond" w:date="2021-09-23T16:42:43Z" w:id="38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t xml:space="preserve">a alterar </w:t>
        </w:r>
      </w:ins>
      <w:del w:author="Jerry Bond" w:date="2021-09-23T16:42:49Z" w:id="39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>s to</w:delText>
        </w:r>
      </w:del>
      <w:del w:author="Jerry Bond" w:date="2021-09-24T16:26:26Z" w:id="40">
        <w:r>
          <w:rPr>
            <w:rFonts w:eastAsia="WenQuanYi Micro Hei" w:cs="FreeSans"/>
            <w:color w:val="auto"/>
            <w:kern w:val="2"/>
            <w:sz w:val="24"/>
            <w:szCs w:val="24"/>
            <w:lang w:val="en-US" w:eastAsia="zh-CN" w:bidi="hi-IN"/>
          </w:rPr>
          <w:delText xml:space="preserve"> the new theme</w:delText>
        </w:r>
      </w:del>
      <w:r>
        <w:rPr/>
        <w:t xml:space="preserve">: clique em ~/.config/tint2/tint2rc</w:t>
      </w:r>
      <w:del w:author="Jerry Bond" w:date="2021-09-23T16:43:07Z" w:id="41">
        <w:r>
          <w:rPr/>
          <w:delText xml:space="preserve"> to open it in featherpad </w:delText>
        </w:r>
      </w:del>
      <w:r>
        <w:rPr/>
        <w:t xml:space="preserve"> e depois guarde-a com um novo nome como "tint2rc_BAK". Você pode então copiar todas as suas linhas personalizadas do seu arquivo de backup para o lugar correto na sua nova configuração tint2rc.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name="__RefHeading___Toc1793_3540384480" w:id="9"/>
      <w:bookmarkEnd w:id="9"/>
      <w:r>
        <w:rPr/>
        <w:t xml:space="preserve">2.4 Docas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Esconde-te</w:t>
      </w:r>
      <w:r>
        <w:rPr/>
        <w:t xml:space="preserve">: </w:t>
      </w:r>
      <w:r>
        <w:rPr>
          <w:i/>
          <w:iCs/>
        </w:rPr>
        <w:t xml:space="preserve">Menu &gt; Fora de vista &gt; Alternar a doca de autoculto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Remover/Adicionar (um item de Dock)</w:t>
      </w:r>
      <w:r>
        <w:rPr/>
        <w:t xml:space="preserve">: </w:t>
      </w:r>
      <w:r>
        <w:rPr>
          <w:i/>
          <w:iCs/>
        </w:rPr>
        <w:t xml:space="preserve">Menu &gt; Aspecto &gt; Dockmaker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Parar (Doca predefinida)</w:t>
      </w:r>
      <w:r>
        <w:rPr/>
        <w:t xml:space="preserve">: </w:t>
      </w:r>
      <w:r>
        <w:rPr>
          <w:i/>
          <w:iCs/>
        </w:rPr>
        <w:t xml:space="preserve">Menu &gt; Fora de vista &gt; Desactivar a doca predefinida</w:t>
      </w:r>
    </w:p>
    <w:p>
      <w:pPr>
        <w:pStyle w:val="Normal"/>
        <w:bidi w:val="0"/>
        <w:ind w:start="288" w:end="0" w:hanging="0"/>
        <w:jc w:val="left"/>
        <w:rPr/>
      </w:pPr>
      <w:bookmarkStart w:name="__RefHeading___Toc1679_35403844801" w:id="10"/>
      <w:bookmarkEnd w:id="10"/>
      <w:r>
        <w:rPr>
          <w:b/>
          <w:bCs/>
          <w:shd w:val="clear" w:fill="auto"/>
        </w:rPr>
        <w:t xml:space="preserve">Gerir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Menu &gt; Aspecto &gt; Dockmaker </w:t>
      </w:r>
    </w:p>
    <w:p>
      <w:pPr>
        <w:pStyle w:val="TextBody"/>
        <w:bidi w:val="0"/>
        <w:jc w:val="left"/>
        <w:rPr/>
      </w:pPr>
      <w:hyperlink r:id="rId15">
        <w:r>
          <w:rPr>
            <w:rStyle w:val="InternetLink"/>
            <w:b w:val="false"/>
            <w:bCs w:val="false"/>
            <w:strike w:val="false"/>
            <w:dstrike w:val="false"/>
            <w:shd w:val="clear" w:fill="auto"/>
          </w:rPr>
          <w:t xml:space="preserve">     </w:t>
        </w:r>
      </w:hyperlink>
      <w:r>
        <w:rPr>
          <w:b/>
          <w:bCs/>
          <w:shd w:val="clear" w:fill="auto"/>
        </w:rPr>
        <w:t xml:space="preserve">Ajuda: </w:t>
      </w:r>
      <w:hyperlink r:id="rId15">
        <w:r>
          <w:rPr>
            <w:rStyle w:val="InternetLink"/>
            <w:b w:val="false"/>
            <w:bCs w:val="false"/>
            <w:strike w:val="false"/>
            <w:dstrike w:val="false"/>
            <w:shd w:val="clear" w:fill="auto"/>
          </w:rPr>
          <w:t xml:space="preserve">no Wiki</w:t>
        </w:r>
      </w:hyperlink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As docas externas </w:t>
      </w:r>
      <w:del w:author="Jerry Bond" w:date="2021-09-24T16:26:51Z" w:id="44">
        <w:r>
          <w:rPr>
            <w:shd w:val="clear" w:fill="auto"/>
          </w:rPr>
          <w:delText xml:space="preserve">such as plank </w:delText>
        </w:r>
      </w:del>
      <w:r>
        <w:rPr>
          <w:shd w:val="clear" w:fill="auto"/>
        </w:rPr>
        <w:t xml:space="preserve">muitas vezes não funcionam facilmente com o Fluxbox. Mas MXFB tem um aplicativo nativo chamado Dockmaker que facilita ao usuário criar, modificar e gerenciar docks. Um dock vertical aparece na área de trabalho quando o usuário faz o login pela primeira vez</w:t>
      </w:r>
      <w:ins w:author="Jerry Bond" w:date="2021-09-24T16:27:33Z" w:id="45">
        <w:r>
          <w:rPr>
            <w:shd w:val="clear" w:fill="auto"/>
          </w:rPr>
          <w:t xml:space="preserve">. </w:t>
        </w:r>
      </w:ins>
      <w:ins w:author="Jerry Bond" w:date="2021-09-24T16:27:33Z" w:id="46">
        <w:r>
          <w:rPr>
            <w:shd w:val="clear" w:fill="auto"/>
          </w:rPr>
          <w:t xml:space="preserve">Sua </w:t>
        </w:r>
      </w:ins>
      <w:del w:author="Jerry Bond" w:date="2021-09-24T16:27:38Z" w:id="47">
        <w:r>
          <w:rPr>
            <w:shd w:val="clear" w:fill="auto"/>
          </w:rPr>
          <w:delText xml:space="preserve"> whose </w:delText>
        </w:r>
      </w:del>
      <w:r>
        <w:rPr>
          <w:shd w:val="clear" w:fill="auto"/>
        </w:rPr>
        <w:t xml:space="preserve">configuração é definida em </w:t>
      </w:r>
      <w:r>
        <w:rPr>
          <w:i/>
          <w:iCs/>
          <w:shd w:val="clear" w:fill="auto"/>
        </w:rPr>
        <w:t xml:space="preserve">~/fluxbox/scripts/DefaultDock.mxdk </w:t>
      </w:r>
      <w:r>
        <w:rPr>
          <w:shd w:val="clear" w:fill="auto"/>
        </w:rPr>
        <w:t xml:space="preserve"/>
      </w:r>
      <w:del w:author="Jerry Bond" w:date="2021-09-24T16:27:14Z" w:id="49">
        <w:r>
          <w:rPr>
            <w:i/>
            <w:iCs/>
            <w:shd w:val="clear" w:fill="auto"/>
          </w:rPr>
          <w:delText>.</w:delText>
        </w:r>
      </w:del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val="clear" w:fill="auto"/>
        </w:rPr>
        <w:t xml:space="preserve">NOTA</w:t>
      </w:r>
      <w:r>
        <w:rPr>
          <w:strike w:val="false"/>
          <w:dstrike w:val="false"/>
          <w:shd w:val="clear" w:fill="auto"/>
        </w:rPr>
        <w:t xml:space="preserve">: você também pode usar o tint2 como uma doca, </w:t>
      </w:r>
      <w:r>
        <w:rPr>
          <w:strike w:val="false"/>
          <w:dstrike w:val="false"/>
          <w:shd w:val="clear" w:fill="auto"/>
        </w:rPr>
        <w:t xml:space="preserve">e alguns exemplos podem ser encontrados usando o gerenciador Tint2.</w:t>
      </w:r>
    </w:p>
    <w:p>
      <w:pPr>
        <w:pStyle w:val="Heading2"/>
        <w:bidi w:val="0"/>
        <w:jc w:val="left"/>
        <w:rPr/>
      </w:pPr>
      <w:bookmarkStart w:name="__RefHeading___Toc1795_3540384480" w:id="11"/>
      <w:bookmarkEnd w:id="11"/>
      <w:r>
        <w:rPr/>
        <w:t xml:space="preserve">2.5 O menu raiz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Ocultar</w:t>
      </w:r>
      <w:r>
        <w:rPr/>
        <w:t xml:space="preserve">: </w:t>
      </w:r>
      <w:r>
        <w:rPr>
          <w:i/>
          <w:iCs/>
        </w:rPr>
        <w:t xml:space="preserve">sempre escondido por defeito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Remover/Adicionar (um item de menu)</w:t>
      </w:r>
      <w:r>
        <w:rPr/>
        <w:t xml:space="preserve">: </w:t>
      </w:r>
      <w:r>
        <w:rPr>
          <w:i/>
          <w:iCs/>
        </w:rPr>
        <w:t xml:space="preserve">Menu &gt; Configurações &gt; Configurar &gt; Menus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</w:rPr>
        <w:t xml:space="preserve">Pare</w:t>
      </w:r>
      <w:r>
        <w:rPr/>
        <w:t xml:space="preserve">: </w:t>
      </w:r>
      <w:r>
        <w:rPr>
          <w:i/>
          <w:iCs/>
        </w:rPr>
        <w:t xml:space="preserve">coloque um comentário (#) na frente da linha </w:t>
      </w:r>
      <w:ins w:author="Jerry Bond" w:date="2021-09-24T16:28:28Z" w:id="50">
        <w:r>
          <w:rPr>
            <w:i/>
            <w:iCs/>
          </w:rPr>
          <w:t xml:space="preserve">no arquivo init </w:t>
        </w:r>
      </w:ins>
      <w:r>
        <w:rPr>
          <w:i/>
          <w:iCs/>
        </w:rPr>
        <w:t xml:space="preserve">que começa </w:t>
      </w:r>
      <w:ins w:author="Jerry Bond" w:date="2021-09-24T16:29:37Z" w:id="52">
        <w:r>
          <w:rPr>
            <w:i/>
            <w:iCs/>
          </w:rPr>
          <w:t xml:space="preserve">com</w:t>
        </w:r>
      </w:ins>
      <w:r>
        <w:rPr>
          <w:i/>
          <w:iCs/>
        </w:rPr>
        <w:t xml:space="preserve">:</w:t>
      </w:r>
    </w:p>
    <w:p>
      <w:pPr>
        <w:pStyle w:val="Normal"/>
        <w:bidi w:val="0"/>
        <w:ind w:start="288" w:end="0" w:hanging="0"/>
        <w:jc w:val="left"/>
        <w:rPr/>
      </w:pPr>
      <w:r>
        <w:rPr>
          <w:i/>
          <w:iCs/>
        </w:rPr>
        <w:tab/>
      </w:r>
      <w:r>
        <w:rPr>
          <w:i/>
          <w:iCs/>
          <w:shd w:val="clear" w:fill="auto"/>
        </w:rPr>
        <w:t xml:space="preserve">session.menuFile</w:t>
      </w:r>
      <w:r>
        <w:rPr>
          <w:i/>
          <w:iCs/>
        </w:rPr>
        <w:t xml:space="preserve">:  </w:t>
      </w:r>
    </w:p>
    <w:p>
      <w:pPr>
        <w:pStyle w:val="Normal"/>
        <w:bidi w:val="0"/>
        <w:ind w:start="288" w:end="0" w:hanging="0"/>
        <w:jc w:val="left"/>
        <w:rPr/>
      </w:pPr>
      <w:r>
        <w:rPr>
          <w:b/>
          <w:bCs/>
          <w:shd w:val="clear" w:fill="auto"/>
        </w:rPr>
        <w:t xml:space="preserve">Gerir</w:t>
      </w:r>
      <w:r>
        <w:rPr>
          <w:shd w:val="clear" w:fill="auto"/>
        </w:rPr>
        <w:t xml:space="preserve">: </w:t>
      </w:r>
      <w:r>
        <w:rPr>
          <w:i/>
          <w:iCs/>
          <w:shd w:val="clear" w:fill="auto"/>
        </w:rPr>
        <w:t xml:space="preserve">Menu &gt; Configurações &gt; Configurar &gt; Menus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     </w:t>
      </w:r>
      <w:r>
        <w:rPr>
          <w:b/>
          <w:bCs/>
          <w:shd w:val="clear" w:fill="auto"/>
        </w:rPr>
        <w:t xml:space="preserve">Ajuda: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Secção 3 e Links</w:t>
      </w:r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  <w:del w:author="Jerry Bond" w:date="2021-09-23T16:40:14Z" w:id="56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O menu raiz é composto por 4 unidades separadas para facilitar a leitura, edição e funcionamento. O pequeno menu principal (~/.fluxbox/menu-mx) incorpora três submenus (Appearance, Settings, Out of sight) que estão localizados em </w:t>
      </w:r>
      <w:del w:author="Jerry Bond" w:date="2021-09-24T16:30:13Z" w:id="53">
        <w:r>
          <w:rPr>
            <w:b w:val="false"/>
            <w:bCs w:val="false"/>
            <w:strike w:val="false"/>
            <w:dstrike w:val="false"/>
            <w:shd w:val="clear" w:fill="auto"/>
          </w:rPr>
          <w:delText>a folder “</w:delText>
        </w:r>
      </w:del>
      <w:ins w:author="Jerry Bond" w:date="2021-09-24T16:30:13Z" w:id="54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~/.fluxbox/submenus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.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0:21Z" w:id="55">
        <w:r>
          <w:rPr>
            <w:b w:val="false"/>
            <w:bCs w:val="false"/>
            <w:strike w:val="false"/>
            <w:dstrike w:val="false"/>
            <w:shd w:val="clear" w:fill="auto"/>
          </w:rPr>
          <w:delText>”</w:delText>
        </w:r>
      </w:del>
    </w:p>
    <w:p>
      <w:pPr>
        <w:pStyle w:val="TextBody"/>
        <w:bidi w:val="0"/>
        <w:jc w:val="left"/>
        <w:rPr>
          <w:b w:val="false"/>
          <w:b w:val="false"/>
          <w:bCs w:val="false"/>
          <w:ins w:author="Jerry Bond" w:date="2021-09-23T16:40:16Z" w:id="58"/>
          <w:strike w:val="false"/>
          <w:dstrike w:val="false"/>
          <w:shd w:val="clear" w:fill="auto"/>
        </w:rPr>
      </w:pPr>
      <w:ins w:author="Jerry Bond" w:date="2021-09-23T16:40:16Z" w:id="57">
        <w:r>
          <w:rPr/>
        </w:r>
      </w:ins>
    </w:p>
    <w:p>
      <w:pPr>
        <w:pStyle w:val="TextBody"/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Detalhes sobre este e os outros componentes do Fluxbox são tratados em detalhe na Secção 3 seguinte, por isso, aqui o nosso objectivo é </w:t>
      </w:r>
      <w:del w:author="Jerry Bond" w:date="2021-09-23T16:44:31Z" w:id="59">
        <w:r>
          <w:rPr>
            <w:b w:val="false"/>
            <w:bCs w:val="false"/>
            <w:strike w:val="false"/>
            <w:dstrike w:val="false"/>
            <w:shd w:val="clear" w:fill="auto"/>
          </w:rPr>
          <w:delText>introduce</w:delText>
        </w:r>
      </w:del>
      <w:ins w:author="Jerry Bond" w:date="2021-09-23T16:44:32Z" w:id="60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digitalizar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os Menus raiz </w:t>
      </w:r>
      <w:del w:author="Jerry Bond" w:date="2021-09-23T16:44:25Z" w:id="61">
        <w:r>
          <w:rPr>
            <w:b w:val="false"/>
            <w:bCs w:val="false"/>
            <w:strike w:val="false"/>
            <w:dstrike w:val="false"/>
            <w:shd w:val="clear" w:fill="auto"/>
          </w:rPr>
          <w:delText xml:space="preserve">elements from a very practical point of view. We will scan 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>as três secções estabelecidas pelas linhas separadoras.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Início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Todas as aplicações: um menu categórico parecido com o Debian</w:t>
      </w:r>
      <w:ins w:author="Jerry Bond" w:date="2021-09-24T16:30:46Z" w:id="6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. </w:t>
        </w:r>
      </w:ins>
      <w:ins w:author="Jerry Bond" w:date="2021-09-24T16:30:46Z" w:id="63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Ele é atualizado automaticamente </w:t>
        </w:r>
      </w:ins>
      <w:ins w:author="Jerry Bond" w:date="2021-09-24T16:31:05Z" w:id="64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ao usar o Instalador de Pacotes; caso contrário,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 </w:t>
      </w:r>
      <w:del w:author="Jerry Bond" w:date="2021-09-24T16:31:17Z" w:id="65">
        <w:r>
          <w:rPr>
            <w:b w:val="false"/>
            <w:bCs w:val="false"/>
            <w:strike w:val="false"/>
            <w:dstrike w:val="false"/>
            <w:shd w:val="clear" w:fill="auto"/>
          </w:rPr>
          <w:delText>(</w:delText>
        </w:r>
      </w:del>
      <w:ins w:author="Jerry Bond" w:date="2021-09-23T16:40:51Z" w:id="6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clique em </w:t>
        </w:r>
      </w:ins>
      <w:del w:author="Jerry Bond" w:date="2021-09-23T16:40:53Z" w:id="67">
        <w:r>
          <w:rPr>
            <w:b w:val="false"/>
            <w:bCs w:val="false"/>
            <w:strike w:val="false"/>
            <w:dstrike w:val="false"/>
            <w:shd w:val="clear" w:fill="auto"/>
          </w:rPr>
          <w:delText>u</w:delText>
        </w:r>
      </w:del>
      <w:r>
        <w:rPr>
          <w:b w:val="false"/>
          <w:bCs w:val="false"/>
          <w:strike w:val="false"/>
          <w:dstrike w:val="false"/>
          <w:shd w:val="clear" w:fill="auto"/>
        </w:rPr>
        <w:t xml:space="preserve">Update se necessário.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/>
      </w:r>
      <w:del w:author="Jerry Bond" w:date="2021-09-24T16:31:22Z" w:id="69">
        <w:r>
          <w:rPr>
            <w:b w:val="false"/>
            <w:bCs w:val="false"/>
            <w:strike w:val="false"/>
            <w:dstrike w:val="false"/>
            <w:shd w:val="clear" w:fill="auto"/>
          </w:rPr>
          <w:delText>)</w:delText>
        </w:r>
      </w:del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Ficheiros recentes: mostra os ficheiros mais recentes utilizados ( </w:t>
      </w:r>
      <w:del w:author="Jerry Bond" w:date="2021-09-23T16:40:59Z" w:id="70">
        <w:r>
          <w:rPr>
            <w:b w:val="false"/>
            <w:bCs w:val="false"/>
            <w:strike w:val="false"/>
            <w:dstrike w:val="false"/>
            <w:shd w:val="clear" w:fill="auto"/>
          </w:rPr>
          <w:delText>r</w:delText>
        </w:r>
      </w:del>
      <w:ins w:author="Jerry Bond" w:date="2021-09-23T16:41:00Z" w:id="72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clique em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Actualizar se necessário)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Meio: algumas aplicações comuns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Fundo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Aparência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conky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docas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ícones da área de trabalho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monitores: pequenos monitores de sistema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estilo: decoração de janelas, barra de ferramentas e menu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tema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barra de ferramentas: seleccionar entre barra de ferramentas e painel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papel de parede: rodar, separar por espaço de trabalho, selecionar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Configurações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backup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configurar: os arquivos Fluxbox, tais como menus, </w:t>
      </w:r>
      <w:ins w:author="Jerry Bond" w:date="2021-09-23T16:45:11Z" w:id="73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inicialização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, etc.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exibir: alterar parâmetros de exibição, ajuda sobre como </w:t>
      </w:r>
      <w:del w:author="Jerry Bond" w:date="2021-09-23T16:45:28Z" w:id="74">
        <w:r>
          <w:rPr>
            <w:b w:val="false"/>
            <w:bCs w:val="false"/>
            <w:strike w:val="false"/>
            <w:dstrike w:val="false"/>
            <w:shd w:val="clear" w:fill="auto"/>
          </w:rPr>
          <w:delText>adjust</w:delText>
        </w:r>
      </w:del>
      <w:ins w:author="Jerry Bond" w:date="2021-09-23T16:45:28Z" w:id="75">
        <w:r>
          <w:rPr>
            <w:rFonts w:eastAsia="WenQuanYi Micro Hei" w:cs="FreeSans"/>
            <w:b w:val="false"/>
            <w:bCs w:val="false"/>
            <w:strike w:val="false"/>
            <w:dstrike w:val="false"/>
            <w:color w:val="000000"/>
            <w:kern w:val="2"/>
            <w:sz w:val="24"/>
            <w:szCs w:val="24"/>
            <w:shd w:val="clear" w:fill="auto"/>
            <w:lang w:val="en-US" w:eastAsia="zh-CN" w:bidi="hi-IN"/>
          </w:rPr>
          <w:t xml:space="preserve">salvar </w:t>
        </w:r>
      </w:ins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teclado: mudança rápida para um dos 11 idiomas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Fora de vista: uma coleção de comandos úteis para esconder elementos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Vai-te embora: 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refresh: usado depois de alterar um arquivo de configuração se não sair da sessão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suspender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desconectar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reinicialização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val="clear" w:fill="auto"/>
        </w:rPr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desligamento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val="clear" w:fill="auto"/>
        </w:rPr>
        <w:t xml:space="preserve">O novo utilizador faria bem em trabalhar através desse menu para apreciar o seu conteúdo, potência,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velocidade </w:t>
      </w:r>
      <w:r>
        <w:rPr>
          <w:b w:val="false"/>
          <w:bCs w:val="false"/>
          <w:strike w:val="false"/>
          <w:dstrike w:val="false"/>
          <w:shd w:val="clear" w:fill="auto"/>
        </w:rPr>
        <w:t xml:space="preserve">e flexibilidade. Particularmente atractivo é o facto de </w:t>
      </w:r>
      <w:ins w:author="Jerry Bond" w:date="2021-09-24T16:31:52Z" w:id="76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estes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menus serem </w:t>
      </w:r>
      <w:ins w:author="Jerry Bond" w:date="2021-09-24T16:32:01Z" w:id="78">
        <w:r>
          <w:rPr>
            <w:b w:val="false"/>
            <w:bCs w:val="false"/>
            <w:strike w:val="false"/>
            <w:dstrike w:val="false"/>
            <w:shd w:val="clear" w:fill="auto"/>
          </w:rPr>
          <w:t xml:space="preserve">fáceis de ler e estarem </w:t>
        </w:r>
      </w:ins>
      <w:r>
        <w:rPr>
          <w:b w:val="false"/>
          <w:bCs w:val="false"/>
          <w:strike w:val="false"/>
          <w:dstrike w:val="false"/>
          <w:shd w:val="clear" w:fill="auto"/>
        </w:rPr>
        <w:t xml:space="preserve">completamente sob o controlo do utilizador.</w:t>
      </w:r>
    </w:p>
    <w:p>
      <w:pPr>
        <w:pStyle w:val="Heading1"/>
        <w:bidi w:val="0"/>
        <w:jc w:val="left"/>
        <w:rPr/>
      </w:pPr>
      <w:bookmarkStart w:name="__RefHeading___Toc1581_3145445008" w:id="12"/>
      <w:bookmarkEnd w:id="12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 xml:space="preserve">Esta seção se dirige ao usuário que deseja executar uma configuração tradicional do Fluxbox.</w:t>
      </w:r>
    </w:p>
    <w:p>
      <w:pPr>
        <w:pStyle w:val="Heading3"/>
        <w:bidi w:val="0"/>
        <w:jc w:val="left"/>
        <w:rPr/>
      </w:pPr>
      <w:r>
        <w:rPr/>
        <w:t xml:space="preserve">Como é que eu começo?</w:t>
      </w:r>
    </w:p>
    <w:p>
      <w:pPr>
        <w:pStyle w:val="Normal"/>
        <w:bidi w:val="0"/>
        <w:jc w:val="left"/>
        <w:rPr/>
      </w:pPr>
      <w:r>
        <w:rPr/>
        <w:t xml:space="preserve">É muito fácil restaurar uma configuração tradicional do Fluxbox. </w:t>
      </w:r>
      <w:r>
        <w:rPr>
          <w:shd w:val="clear" w:fill="auto"/>
        </w:rPr>
        <w:t xml:space="preserve">Clique com o botão direito do mouse em qualquer lugar do desktop para ver e usar o menu do desktop (rootMenu). As seguintes alterações estão na ponta dos seus dedos: 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Configurações &gt; Barra de ferramentas &gt; Fluxbox: o </w:t>
      </w:r>
      <w:r>
        <w:rPr>
          <w:shd w:val="clear" w:fill="auto"/>
        </w:rPr>
        <w:t xml:space="preserve">painel </w:t>
      </w:r>
      <w:r>
        <w:rPr>
          <w:shd w:val="clear" w:fill="auto"/>
        </w:rPr>
        <w:t xml:space="preserve">tradicional </w:t>
      </w:r>
      <w:ins w:author="Jerry Bond" w:date="2021-09-23T16:50:40Z" w:id="79">
        <w:r>
          <w:rPr>
            <w:shd w:val="clear" w:fill="auto"/>
          </w:rPr>
          <w:t xml:space="preserve">(tint2) </w:t>
        </w:r>
      </w:ins>
      <w:r>
        <w:rPr>
          <w:shd w:val="clear" w:fill="auto"/>
        </w:rPr>
        <w:t xml:space="preserve">desaparecerá e a barra de ferramentas Fluxbox aparecerá na parte superior da tela.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Fora de vista &gt; A doca da morte*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Fora de vista &gt; Matar conky*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Fora de vista &gt; Alternar iDesk e Alternar ícones*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*Para alterações persistentes, comente (#) as linhas relevantes no arquivo </w:t>
      </w:r>
      <w:del w:author="Jerry Bond" w:date="2021-09-24T16:33:13Z" w:id="80">
        <w:r>
          <w:rPr>
            <w:shd w:val="clear" w:fill="auto"/>
          </w:rPr>
          <w:delText>“startup”:</w:delText>
        </w:r>
      </w:del>
      <w:r>
        <w:rPr>
          <w:shd w:val="clear" w:fill="auto"/>
        </w:rPr>
        <w:t xml:space="preserve">Settings &gt; Configure &gt; Startup para que elas se pareçam com isto: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t xml:space="preserve"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#idesktoggle idesk em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Vamos ver como entender e usar a área de trabalho alterada: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val="clear" w:fill="auto"/>
        </w:rPr>
      </w:pPr>
      <w:r>
        <w:rPr>
          <w:sz w:val="20"/>
          <w:szCs w:val="20"/>
          <w:shd w:val="clear" w:fill="auto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que é a barra de ferramentas no topo?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Esta barra de ferramentas fluxbox oferece aos usuários MX informações sobre espaços de trabalho, aplicações abertas, uma bandeja do sistema e a hora atual. Sua largura e colocação pode ser definida com as opções disponíveis clicando no meio (= roda de rolagem) do relógio ou pager na barra de ferramentas - se isso não funcionar por algum motivo, clique em Menu &gt; Configurações &gt; Janela, fenda e barra de ferramentas &gt; Barra de ferramentas. A altura é definida em ~/.fluxbox/init/ 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ab/>
        <w:t xml:space="preserve"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Se um zero estiver lá, significa que o estilo selecionado irá definir a altura. Caso contrário, um valor de 20 a 25 é muitas vezes confortável.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 barra de ferramentas contém os seguintes componentes padrão (L-R):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pager 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shd w:val="clear" w:fill="auto"/>
        </w:rPr>
        <w:t xml:space="preserve">Permite mudar o espaço de trabalho para cima (clique direito) ou para baixo (clique esquerdo); o mesmo que Control + F1/F2/ etc., Ctrl-Alt + </w:t>
      </w:r>
      <w:r>
        <w:rPr>
          <w:rFonts w:eastAsia="Liberation Serif" w:cs="Liberation Serif"/>
          <w:shd w:val="clear" w:fill="auto"/>
        </w:rPr>
        <w:t xml:space="preserve">←/→ </w:t>
      </w:r>
      <w:r>
        <w:rPr>
          <w:shd w:val="clear" w:fill="auto"/>
        </w:rPr>
        <w:t xml:space="preserve">ou usando a roda de rolagem sobre uma seção vazia da área de trabalho. O número e nome estão definidos na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. "W" significa "Workspace" (Espaço de trabalho). </w:t>
      </w:r>
      <w:ins w:author="Jerry Bond" w:date="2021-09-24T16:34:04Z" w:id="82">
        <w:r>
          <w:rPr>
            <w:shd w:val="clear" w:fill="auto"/>
          </w:rPr>
          <w:t xml:space="preserve">Não usado por padrão.</w:t>
        </w:r>
      </w:ins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barra de ícones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Aqui os aplicativos abertos mostrarão um ícone, com várias opções de janela disponíveis, clicando com o botão direito do mouse no ícone relevante (incluindo a própria barra de ferramentas) &gt; modo barra de ícones.  O padrão para o MX-Fluxbox é </w:t>
      </w:r>
      <w:ins w:author="Jerry Bond" w:date="2021-09-24T16:34:31Z" w:id="83">
        <w:r>
          <w:rPr>
            <w:shd w:val="clear" w:fill="auto"/>
          </w:rPr>
          <w:t xml:space="preserve">mostrar </w:t>
        </w:r>
      </w:ins>
      <w:r>
        <w:rPr>
          <w:shd w:val="clear" w:fill="auto"/>
        </w:rPr>
        <w:t xml:space="preserve">todas as janelas.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systemtray AKA systray</w:t>
      </w:r>
    </w:p>
    <w:p>
      <w:pPr>
        <w:pStyle w:val="Normal"/>
        <w:numPr>
          <w:ilvl w:val="0"/>
          <w:numId w:val="12"/>
        </w:numPr>
        <w:bidi w:val="0"/>
        <w:jc w:val="left"/>
        <w:rPr/>
      </w:pPr>
      <w:r>
        <w:rPr>
          <w:shd w:val="clear" w:fill="auto"/>
        </w:rPr>
        <w:t xml:space="preserve">Equivalente da Área de Notificação em Xfce. Componentes padrão definidos em </w:t>
      </w:r>
      <w:r>
        <w:rPr>
          <w:i/>
          <w:iCs/>
          <w:shd w:val="clear" w:fill="auto"/>
        </w:rPr>
        <w:t xml:space="preserve">~/.fluxbox/init</w:t>
      </w:r>
      <w:r>
        <w:rPr>
          <w:shd w:val="clear" w:fill="auto"/>
        </w:rPr>
        <w:t xml:space="preserve">; aplicativos que possuem uma opção systemtray serão mostrados lá quando lançados. 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relógio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Para ajustar o relógio para 12h ou 24h, clique com o botão direito do mouse e clique em 12h ou 24h, o que aparecer. Se isso não funcionar, selecione "Editar formato do relógio". 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val="clear" w:fill="auto"/>
        </w:rPr>
        <w:t xml:space="preserve">24h: </w:t>
      </w:r>
      <w:r>
        <w:rPr>
          <w:b/>
          <w:bCs/>
          <w:shd w:val="clear" w:fill="auto"/>
        </w:rPr>
        <w:t xml:space="preserve">%H:%M</w:t>
      </w:r>
      <w:r>
        <w:rPr>
          <w:shd w:val="clear" w:fill="auto"/>
        </w:rPr>
        <w:t xml:space="preserve">, 12h: </w:t>
      </w:r>
      <w:r>
        <w:rPr>
          <w:b/>
          <w:bCs/>
          <w:shd w:val="clear" w:fill="auto"/>
        </w:rPr>
        <w:t xml:space="preserve">%I:%M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padrão é 12h de hora e data no formato dia/mês curto: </w:t>
      </w:r>
      <w:r>
        <w:rPr>
          <w:b/>
          <w:bCs/>
          <w:shd w:val="clear" w:fill="auto"/>
        </w:rPr>
        <w:t xml:space="preserve">%I:%M %b %d</w:t>
      </w:r>
      <w:r>
        <w:rPr>
          <w:shd w:val="clear" w:fill="auto"/>
        </w:rPr>
        <w:t xml:space="preserve">. Muitas outras opções de hora/data</w:t>
      </w:r>
      <w:r>
        <w:rPr>
          <w:shd w:val="clear" w:fill="auto"/>
        </w:rPr>
        <w:t xml:space="preserve"> </w:t>
      </w:r>
      <w:del w:author="Jerry Bond" w:date="2021-09-24T16:35:40Z" w:id="84">
        <w:r>
          <w:rPr>
            <w:shd w:val="clear" w:fill="auto"/>
          </w:rPr>
          <w:delText>are available</w:delText>
        </w:r>
      </w:del>
      <w:ins w:author="Jerry Bond" w:date="2021-09-24T16:35:41Z" w:id="85">
        <w:r>
          <w:rPr>
            <w:shd w:val="clear" w:fill="auto"/>
          </w:rPr>
          <w:t xml:space="preserve">podem ser encontradas no </w:t>
        </w:r>
      </w:ins>
      <w:hyperlink r:id="rId17">
        <w:ins w:author="Jerry Bond" w:date="2021-09-24T16:35:41Z" w:id="86">
          <w:r>
            <w:rPr>
              <w:rStyle w:val="InternetLink"/>
              <w:shd w:val="clear" w:fill="auto"/>
            </w:rPr>
            <w:t xml:space="preserve">Wiki</w:t>
          </w:r>
        </w:ins>
      </w:hyperlink>
      <w:hyperlink r:id="rId18">
        <w:del w:author="Jerry Bond" w:date="2021-09-24T16:35:47Z" w:id="87">
          <w:r>
            <w:rPr>
              <w:rStyle w:val="InternetLink"/>
              <w:shd w:val="clear" w:fill="auto"/>
            </w:rPr>
            <w:delText>:</w:delText>
          </w:r>
        </w:del>
      </w:hyperlink>
      <w:hyperlink r:id="rId19">
        <w:del w:author="Jerry Bond" w:date="2021-09-24T16:36:30Z" w:id="89">
          <w:r>
            <w:rPr>
              <w:rStyle w:val="InternetLink"/>
              <w:shd w:val="clear" w:fill="auto"/>
            </w:rPr>
            <w:delText>https://mxlinux.org/wiki/other/time-formats-in-scripts/</w:delText>
          </w:r>
        </w:del>
      </w:hyperlink>
      <w:del w:author="Jerry Bond" w:date="2021-09-24T16:36:30Z" w:id="90">
        <w:r>
          <w:rPr>
            <w:shd w:val="clear" w:fill="auto"/>
          </w:rPr>
          <w:delText xml:space="preserve"> </w:delText>
        </w:r>
      </w:del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Você pode mover ou apagar qualquer um dos componentes da barra de ferramentas em ~/.fluxbox/init/ , que por padrão são configurados desta forma: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nome do espaço de trabalho, barra de ícones, bandeja do sistema, relógio 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Heading3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Como posso fazer com que a barra de ferramentas se pareça mais com sistemas legados como o Windows?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Clique em Menu &gt; Aparência &gt; Barra de ferramentas &gt; Tradicional (usando </w:t>
      </w:r>
      <w:r>
        <w:rPr>
          <w:b/>
          <w:bCs/>
          <w:shd w:val="clear" w:fill="auto"/>
        </w:rPr>
        <w:t xml:space="preserve">a tint2</w:t>
      </w:r>
      <w:r>
        <w:rPr>
          <w:shd w:val="clear" w:fill="auto"/>
        </w:rPr>
        <w:t xml:space="preserve">)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Como posso me livrar de itens de desktop que não quero?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Menu &gt; Fora de vista &gt; ...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Esta entrada inclui: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Entradas de mortes reais que param o programa inteiro. A próxima vez que você logar qualquer coisa habilitada no arquivo de inicialização irá aparecer novamente, exceto a doca padrão, que será desabilitada.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Uma entrada desativada para remover a doca padrão.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Alternar as entradas, o que pode matar ou relançar um programa.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Como posso alterar ou adicionar uma entrada de menu?</w:t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val="clear" w:fill="auto"/>
        </w:rPr>
        <w:t xml:space="preserve">Menu &gt; Configurações &gt; Configurar &gt; Menus</w:t>
      </w:r>
      <w:r>
        <w:rPr>
          <w:shd w:val="clear" w:fill="auto"/>
        </w:rPr>
        <w:t xml:space="preserve">. A sintaxe é: [categoria] (nome) {command} - certifique-se de usar colchetes, parênteses e chaves corretamente.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Exemplo 1: mudar "Music" para abrir Clementine em vez de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Encontre a linha com a palavra Música (use Ctrl+F se necessário)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(Música)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Clique duas vezes na palavra "deadbeef" na parte do comando para que seja destacada, depois digite "clementine" e salve, produzindo este resultado: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[exec] (Música) {clementina}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Clique em Menu &gt; Sair &gt; Actualizar para usar as novas definições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Exemplo 2: adicionar o Skype ao menu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Decida onde quer que ele apareça; para este exemplo, vamos assumir que quer adicionar uma nova categoria "Comunicar" na secção de aplicações comuns e introduza-a lá</w:t>
      </w:r>
    </w:p>
    <w:p>
      <w:pPr>
        <w:pStyle w:val="TextBody"/>
        <w:numPr>
          <w:ilvl w:val="0"/>
          <w:numId w:val="17"/>
        </w:numPr>
        <w:bidi w:val="0"/>
        <w:jc w:val="left"/>
        <w:rPr/>
      </w:pPr>
      <w:r>
        <w:rPr>
          <w:shd w:val="clear" w:fill="auto"/>
        </w:rPr>
        <w:t xml:space="preserve">Crie a categoria usando os comandos do submenu (veja abaixo), introduza uma nova linha e siga o padrão: [exec] (entrada de menu) {command}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resultado vai ser algo parecido com isto: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[submenu] (Comunicar)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ab/>
        <w:t xml:space="preserve">[exec] (Skype) {skypeforlinux}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ab/>
        <w:tab/>
        <w:t xml:space="preserve">    [fim]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Menu &gt; Sair &gt; Actualizar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NOTA: como mostra o segundo exemplo, o comando a utilizar pode nem sempre ser óbvio, por isso, se necessário abra o Localizador de Aplicações (F6), clique com o botão direito do rato na entrada em que está interessado &gt; Editar e copie o comando completo correcto para o menu.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que mais eu deveria saber sobre as janelas?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Redimensionar: Alt + clique direito perto do canto que você quer mudar e arraste.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Mover: Alt + clique esquerdo e arrastar.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Stick: use o pequeno quadrado no canto superior esquerdo para limitar a janela para a área de trabalho atual.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val="clear" w:fill="auto"/>
        </w:rPr>
        <w:t xml:space="preserve">Opções: clique com o botão direito do mouse na barra de ferramentas na parte superior da janela. De valor especial é a capacidade de selecionar para lembrar tamanho e localização (gravado em </w:t>
      </w:r>
      <w:r>
        <w:rPr>
          <w:i/>
          <w:iCs/>
          <w:shd w:val="clear" w:fill="auto"/>
        </w:rPr>
        <w:t xml:space="preserve">~/.fluxbox/apps</w:t>
      </w:r>
      <w:r>
        <w:rPr>
          <w:i w:val="false"/>
          <w:iCs w:val="false"/>
          <w:shd w:val="clear" w:fill="auto"/>
        </w:rPr>
        <w:t xml:space="preserve">)</w:t>
      </w:r>
      <w:r>
        <w:rPr>
          <w:shd w:val="clear" w:fill="auto"/>
        </w:rPr>
        <w:t xml:space="preserve"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Tabbing: combine várias janelas em uma janela com abas através do topo simplesmente Ctrl-Clicking e segurando a barra de título de uma janela e arrastando-a e soltando-a em outra janela. Inverta o procedimento para separá-las novamente.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Eu vejo estilos no menu, quais são esses? 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Os estilos são arquivos de texto simples que dizem ao fluxbox como gerar a aparência dos componentes da janela e da barra de ferramentas</w:t>
      </w:r>
      <w:ins w:author="Jerry Bond" w:date="2021-09-24T16:37:56Z" w:id="91">
        <w:r>
          <w:rPr>
            <w:shd w:val="clear" w:fill="auto"/>
          </w:rPr>
          <w:t xml:space="preserve">, assim </w:t>
        </w:r>
      </w:ins>
      <w:ins w:author="Jerry Bond" w:date="2021-09-24T16:37:56Z" w:id="92">
        <w:r>
          <w:rPr>
            <w:shd w:val="clear" w:fill="auto"/>
          </w:rPr>
          <w:t xml:space="preserve">como do menu</w:t>
        </w:r>
      </w:ins>
      <w:r>
        <w:rPr>
          <w:shd w:val="clear" w:fill="auto"/>
        </w:rPr>
        <w:t xml:space="preserve">. Fluxbox vem com um grande número em </w:t>
      </w:r>
      <w:r>
        <w:rPr>
          <w:i/>
          <w:iCs/>
          <w:shd w:val="clear" w:fill="auto"/>
        </w:rPr>
        <w:t xml:space="preserve">/usr/share/fluxbox/styles/ </w:t>
      </w:r>
      <w:r>
        <w:rPr>
          <w:i w:val="false"/>
          <w:iCs w:val="false"/>
          <w:shd w:val="clear" w:fill="auto"/>
        </w:rPr>
        <w:t xml:space="preserve">que mostram em Menu &gt; Look &gt; Style</w:t>
      </w:r>
      <w:r>
        <w:rPr>
          <w:shd w:val="clear" w:fill="auto"/>
        </w:rPr>
        <w:t xml:space="preserve">, e muitos mais podem ser encontrados online com uma pesquisa na web em "fluxbox styles". 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Os estilos podem incluir uma imagem de fundo, mas que está bloqueada no MX-Fluxbox por padrão com as linhas superiores em </w:t>
      </w:r>
      <w:r>
        <w:rPr>
          <w:i w:val="false"/>
          <w:iCs w:val="false"/>
          <w:shd w:val="clear" w:fill="auto"/>
        </w:rPr>
        <w:t xml:space="preserve">Menu &gt; Configurações &gt; Configurar &gt; Sobreposição</w:t>
      </w:r>
      <w:r>
        <w:rPr>
          <w:shd w:val="clear" w:fill="auto"/>
        </w:rPr>
        <w:t xml:space="preserve">. Para </w:t>
      </w:r>
      <w:r>
        <w:rPr>
          <w:u w:val="single"/>
          <w:shd w:val="clear" w:fill="auto"/>
        </w:rPr>
        <w:t xml:space="preserve">permitir que </w:t>
      </w:r>
      <w:r>
        <w:rPr>
          <w:shd w:val="clear" w:fill="auto"/>
        </w:rPr>
        <w:t xml:space="preserve">o estilo determine o fundo, coloque uma marca de hash na frente da linha para que ela se pareça com esta: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  <w:t xml:space="preserve">! A linha seguinte evitará que os estilos definam o fundo.</w:t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  <w:shd w:val="clear" w:fill="auto"/>
        </w:rPr>
        <w:t xml:space="preserve">#contexto</w:t>
      </w:r>
      <w:r>
        <w:rPr>
          <w:i/>
          <w:iCs/>
          <w:shd w:val="clear" w:fill="auto"/>
        </w:rPr>
        <w:t xml:space="preserve">: nenhum</w:t>
      </w:r>
    </w:p>
    <w:p>
      <w:pPr>
        <w:pStyle w:val="PreformattedText"/>
        <w:bidi w:val="0"/>
        <w:jc w:val="left"/>
        <w:rPr>
          <w:i/>
          <w:i/>
          <w:iCs/>
          <w:shd w:val="clear" w:fill="auto"/>
        </w:rPr>
      </w:pPr>
      <w:r>
        <w:rPr>
          <w:i/>
          <w:iCs/>
          <w:shd w:val="clear" w:fill="auto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  <w:shd w:val="clear" w:fill="auto"/>
        </w:rPr>
      </w:pPr>
      <w:r>
        <w:rPr>
          <w:i w:val="false"/>
          <w:iCs w:val="false"/>
          <w:shd w:val="clear" w:fill="auto"/>
        </w:rPr>
        <w:t xml:space="preserve">Se você gosta de um estilo mas quer mudar certos traços, copie-o para ~/.fluxbox/styles, renomeie-o, e faça suas mudanças (consulte o guia de estilo do Ubuntu em Links, abaixo). Você encontrará alguns estilos fluxbox que foram modificados para uso no MX nessa pasta.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que são temas e como eu os gerencio?</w:t>
      </w:r>
    </w:p>
    <w:p>
      <w:pPr>
        <w:pStyle w:val="TextBody"/>
        <w:bidi w:val="0"/>
        <w:jc w:val="left"/>
        <w:rPr>
          <w:shd w:val="clear" w:fill="auto"/>
        </w:rPr>
      </w:pPr>
      <w:del w:author="Jerry Bond" w:date="2021-09-24T16:38:43Z" w:id="93">
        <w:r>
          <w:rPr>
            <w:shd w:val="clear" w:fill="auto"/>
          </w:rPr>
          <w:delText>T</w:delText>
        </w:r>
      </w:del>
      <w:ins w:author="Jerry Bond" w:date="2021-09-24T16:38:44Z" w:id="94">
        <w:r>
          <w:rPr>
            <w:shd w:val="clear" w:fill="auto"/>
          </w:rPr>
          <w:t xml:space="preserve">Vários </w:t>
        </w:r>
      </w:ins>
      <w:r>
        <w:rPr>
          <w:shd w:val="clear" w:fill="auto"/>
        </w:rPr>
        <w:t xml:space="preserve">temas </w:t>
      </w:r>
      <w:ins w:author="Jerry Bond" w:date="2021-09-24T16:38:53Z" w:id="95">
        <w:r>
          <w:rPr>
            <w:shd w:val="clear" w:fill="auto"/>
          </w:rPr>
          <w:t xml:space="preserve">são instalados por padrão </w:t>
        </w:r>
      </w:ins>
      <w:r>
        <w:rPr>
          <w:shd w:val="clear" w:fill="auto"/>
        </w:rPr>
        <w:t xml:space="preserve">no MX-Fluxbox</w:t>
      </w:r>
      <w:del w:author="Jerry Bond" w:date="2021-09-24T16:39:06Z" w:id="96">
        <w:r>
          <w:rPr>
            <w:shd w:val="clear" w:fill="auto"/>
          </w:rPr>
          <w:delText xml:space="preserve"> are GTK 2.0 themes; a number are installed by default </w:delText>
        </w:r>
      </w:del>
      <w:r>
        <w:rPr>
          <w:shd w:val="clear" w:fill="auto"/>
        </w:rPr>
        <w:t xml:space="preserve"> e outros podem ser encontrados com uma busca na web. Um tema GTK controla itens como a cor do painel, os fundos para janelas e abas, como será uma aplicação quando estiver ativa versus inativa, botões, check-boxes, etc. Eles variam de muito escuro a muito claro.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tema padrão para MX-Fluxbox é [ </w:t>
      </w:r>
      <w:del w:author="Jerry Bond" w:date="2021-09-24T16:39:20Z" w:id="98">
        <w:r>
          <w:rPr>
            <w:shd w:val="clear" w:fill="auto"/>
          </w:rPr>
          <w:delText>WHAT?</w:delText>
        </w:r>
      </w:del>
      <w:ins w:author="Jerry Bond" w:date="2021-09-24T16:39:22Z" w:id="99">
        <w:r>
          <w:rPr>
            <w:shd w:val="clear" w:fill="auto"/>
          </w:rPr>
          <w:t xml:space="preserve">MX-Comfort</w:t>
        </w:r>
      </w:ins>
      <w:r>
        <w:rPr>
          <w:shd w:val="clear" w:fill="auto"/>
        </w:rPr>
        <w:t xml:space="preserve">]. Ele pode ser alterado </w:t>
      </w:r>
      <w:ins w:author="Jerry Bond" w:date="2021-09-24T16:39:33Z" w:id="101">
        <w:r>
          <w:rPr>
            <w:shd w:val="clear" w:fill="auto"/>
          </w:rPr>
          <w:t xml:space="preserve">clicando </w:t>
        </w:r>
      </w:ins>
      <w:r>
        <w:rPr>
          <w:shd w:val="clear" w:fill="auto"/>
        </w:rPr>
        <w:t xml:space="preserve">com o botão direito do mouse</w:t>
      </w:r>
      <w:del w:author="Jerry Bond" w:date="2021-09-24T16:39:33Z" w:id="100">
        <w:r>
          <w:rPr>
            <w:shd w:val="clear" w:fill="auto"/>
          </w:rPr>
          <w:delText xml:space="preserve"> </w:delText>
        </w:r>
      </w:del>
      <w:r>
        <w:rPr>
          <w:shd w:val="clear" w:fill="auto"/>
        </w:rPr>
        <w:t xml:space="preserve"> na área de trabalho para trazer Menu &gt; Aparência &gt; Tema, trazendo um seletor de temas, ícones, fontes, etc. o que torna muito fácil de ver e escolher as outras possibilidades. 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Não consigo ler alguns dos textos, posso fazer algo quanto a isso?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Você pode ajustar a fonte usada por um tema </w:t>
      </w:r>
      <w:ins w:author="Jerry Bond" w:date="2021-09-24T16:40:17Z" w:id="103">
        <w:r>
          <w:rPr>
            <w:shd w:val="clear" w:fill="auto"/>
          </w:rPr>
          <w:t xml:space="preserve">ou estilo </w:t>
        </w:r>
      </w:ins>
      <w:r>
        <w:rPr>
          <w:shd w:val="clear" w:fill="auto"/>
        </w:rPr>
        <w:t xml:space="preserve">usando o seletor de temas; o padrão para MX-Fluxbox é Sans 11. Um controlo mais detalhado está disponível utilizando o ficheiro ~/.fluxbox/overlay. Por exemplo, este conjunto de comandos pode ser tentado para tornar o texto geralmente maior:</w:t>
      </w:r>
    </w:p>
    <w:p>
      <w:pPr>
        <w:pStyle w:val="PreformattedText"/>
        <w:bidi w:val="0"/>
        <w:jc w:val="left"/>
        <w:rPr/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# fonts------------------------------------------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menu.frame.font: PT Sans-12:regular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menu.title.font: PT Sans-12:regular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barra de ferramentas.clock.font: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toolbar.workspace.font: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barra de ferramentas.iconbar.focus.font: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toolbar.iconbar.unfocused.font: PT Sans-11:regular</w:t>
      </w:r>
      <w:r>
        <w:rPr>
          <w:shd w:val="clear" w:fill="auto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  <w:t xml:space="preserve">fonte 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val="clear" w:fill="auto"/>
        </w:rPr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Para outras opções de fontes, consulte os Links no final deste documento.</w:t>
      </w:r>
    </w:p>
    <w:p>
      <w:pPr>
        <w:pStyle w:val="Heading3"/>
        <w:bidi w:val="0"/>
        <w:jc w:val="left"/>
        <w:rPr/>
      </w:pPr>
      <w:r>
        <w:rPr>
          <w:shd w:val="clear" w:fill="auto"/>
        </w:rPr>
        <w:t xml:space="preserve">Posso mudar o </w:t>
      </w:r>
      <w:r>
        <w:rPr>
          <w:rFonts w:eastAsia="WenQuanYi Micro Hei" w:cs="FreeSans"/>
          <w:b/>
          <w:bCs/>
          <w:sz w:val="28"/>
          <w:szCs w:val="28"/>
          <w:shd w:val="clear" w:fill="auto"/>
        </w:rPr>
        <w:t xml:space="preserve">papel de parede</w:t>
      </w:r>
      <w:r>
        <w:rPr>
          <w:shd w:val="clear" w:fill="auto"/>
        </w:rPr>
        <w:t xml:space="preserve">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Primeiro certifique-se de que o ficheiro de sobreposição está a bloquear o estilo de determinação do fundo. Em seguida, clique em Menu &gt; Aparência &gt; Papéis de parede &gt; Selecione para ver as opções disponíveis. Os papéis de parede cujo nome começa com "mxfb-" têm o logotipo da MX-Fluxbox. A lista que aparece na entrada do menu inclui </w:t>
      </w:r>
      <w:del w:author="Jerry Bond" w:date="2021-09-24T16:41:10Z" w:id="104">
        <w:r>
          <w:rPr>
            <w:shd w:val="clear" w:fill="auto"/>
          </w:rPr>
          <w:delText xml:space="preserve">any </w:delText>
        </w:r>
      </w:del>
      <w:r>
        <w:rPr>
          <w:shd w:val="clear" w:fill="auto"/>
        </w:rPr>
        <w:t xml:space="preserve">fundos do usuário (</w:t>
      </w:r>
      <w:r>
        <w:rPr>
          <w:i/>
          <w:iCs/>
          <w:shd w:val="clear" w:fill="auto"/>
        </w:rPr>
        <w:t xml:space="preserve">~/.fluxbox/backgrounds</w:t>
      </w:r>
      <w:r>
        <w:rPr>
          <w:shd w:val="clear" w:fill="auto"/>
        </w:rPr>
        <w:t xml:space="preserve">) e fundos do sistema (</w:t>
      </w:r>
      <w:r>
        <w:rPr>
          <w:i/>
          <w:iCs/>
          <w:shd w:val="clear" w:fill="auto"/>
        </w:rPr>
        <w:t xml:space="preserve">/usr/share/backgrounds</w:t>
      </w:r>
      <w:r>
        <w:rPr>
          <w:shd w:val="clear" w:fill="auto"/>
        </w:rPr>
        <w:t xml:space="preserve">), separados por uma linha horizontal. Esta configuração permite adicionar fundos na pasta do utilizador e depois poder seleccioná-los a partir do menu.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Que terminais estão disponíveis?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val="clear" w:fill="auto"/>
        </w:rPr>
      </w:pPr>
      <w:ins w:author="Jerry Bond" w:date="2021-09-24T16:41:37Z" w:id="105">
        <w:r>
          <w:rPr>
            <w:shd w:val="clear" w:fill="auto"/>
          </w:rPr>
          <w:t xml:space="preserve">Ctrl+F4 </w:t>
        </w:r>
      </w:ins>
      <w:r>
        <w:rPr>
          <w:shd w:val="clear" w:fill="auto"/>
        </w:rPr>
        <w:t xml:space="preserve">(ou Menu &gt; Terminal) = Drop-down Xfce4-terminal</w:t>
      </w:r>
    </w:p>
    <w:p>
      <w:pPr>
        <w:pStyle w:val="Normal"/>
        <w:numPr>
          <w:ilvl w:val="0"/>
          <w:numId w:val="20"/>
        </w:numPr>
        <w:bidi w:val="0"/>
        <w:jc w:val="left"/>
        <w:rPr/>
      </w:pPr>
      <w:r>
        <w:rPr>
          <w:shd w:val="clear" w:fill="auto"/>
        </w:rPr>
        <w:t xml:space="preserve">Menu ou </w:t>
      </w:r>
      <w:ins w:author="Jerry Bond" w:date="2021-09-24T16:41:48Z" w:id="106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</w:t>
      </w:r>
      <w:r>
        <w:rPr>
          <w:i w:val="false"/>
          <w:iCs w:val="false"/>
          <w:shd w:val="clear" w:fill="auto"/>
        </w:rPr>
        <w:t xml:space="preserve">roxterm </w:t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Posso usar as minhas próprias combinações de teclas?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Sim. Muitos estão listados por padrão em </w:t>
      </w:r>
      <w:r>
        <w:rPr>
          <w:i w:val="false"/>
          <w:iCs w:val="false"/>
          <w:shd w:val="clear" w:fill="auto"/>
        </w:rPr>
        <w:t xml:space="preserve">Menu &gt; Configurações &gt; Configurar &gt; Chaves</w:t>
      </w:r>
      <w:r>
        <w:rPr>
          <w:shd w:val="clear" w:fill="auto"/>
        </w:rPr>
        <w:t xml:space="preserve">. Os nomes de algumas das teclas são um pouco obscuros: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Mod4 = Chave do logotipo (Windows, Apple)</w:t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Mais: </w:t>
      </w:r>
      <w:hyperlink r:id="rId20">
        <w:r>
          <w:rPr>
            <w:rStyle w:val="InternetLink"/>
            <w:shd w:val="clear" w:fill="auto"/>
          </w:rPr>
          <w:t xml:space="preserve">http://fluxbox.sourceforge.net/docbook/en/html/c296.html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r>
        <w:rPr>
          <w:shd w:val="clear" w:fill="auto"/>
        </w:rPr>
        <w:t xml:space="preserve">Existem </w:t>
      </w:r>
      <w:ins w:author="Jerry Bond" w:date="2021-09-24T16:42:06Z" w:id="109">
        <w:r>
          <w:rPr>
            <w:shd w:val="clear" w:fill="auto"/>
          </w:rPr>
          <w:t xml:space="preserve">combinações de </w:t>
        </w:r>
      </w:ins>
      <w:r>
        <w:rPr>
          <w:shd w:val="clear" w:fill="auto"/>
        </w:rPr>
        <w:t xml:space="preserve">teclas de função dedicadas</w:t>
      </w:r>
      <w:del w:author="Jerry Bond" w:date="2021-09-24T16:42:51Z" w:id="107">
        <w:r>
          <w:rPr>
            <w:shd w:val="clear" w:fill="auto"/>
          </w:rPr>
          <w:delText xml:space="preserve">6 </w:delText>
        </w:r>
      </w:del>
      <w:r>
        <w:rPr>
          <w:shd w:val="clear" w:fill="auto"/>
        </w:rPr>
        <w:t xml:space="preserve"> </w:t>
      </w:r>
      <w:del w:author="Jerry Bond" w:date="2021-09-24T16:42:11Z" w:id="110">
        <w:r>
          <w:rPr>
            <w:shd w:val="clear" w:fill="auto"/>
          </w:rPr>
          <w:delText>s</w:delText>
        </w:r>
      </w:del>
      <w:r>
        <w:rPr>
          <w:shd w:val="clear" w:fill="auto"/>
        </w:rPr>
        <w:t xml:space="preserve">no MX-Fluxbox (ver topo do </w:t>
      </w:r>
      <w:r>
        <w:rPr>
          <w:shd w:val="clear" w:fill="auto"/>
        </w:rPr>
        <w:t xml:space="preserve">ficheiro de </w:t>
      </w:r>
      <w:r>
        <w:rPr>
          <w:i/>
          <w:iCs/>
          <w:shd w:val="clear" w:fill="auto"/>
        </w:rPr>
        <w:t xml:space="preserve">teclas </w:t>
      </w:r>
      <w:r>
        <w:rPr>
          <w:shd w:val="clear" w:fill="auto"/>
        </w:rPr>
        <w:t xml:space="preserve">a alterar):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15Z" w:id="111">
        <w:r>
          <w:rPr>
            <w:shd w:val="clear" w:fill="auto"/>
          </w:rPr>
          <w:t xml:space="preserve">Ctrl+F1</w:t>
        </w:r>
      </w:ins>
      <w:r>
        <w:rPr>
          <w:shd w:val="clear" w:fill="auto"/>
        </w:rPr>
        <w:t xml:space="preserve">: Documentação do MX-Fluxbox</w:t>
      </w:r>
    </w:p>
    <w:p>
      <w:pPr>
        <w:pStyle w:val="Normal"/>
        <w:numPr>
          <w:ilvl w:val="0"/>
          <w:numId w:val="22"/>
        </w:numPr>
        <w:bidi w:val="0"/>
        <w:jc w:val="left"/>
        <w:rPr/>
      </w:pPr>
      <w:ins w:author="Jerry Bond" w:date="2021-09-24T16:42:25Z" w:id="112">
        <w:r>
          <w:rPr>
            <w:shd w:val="clear" w:fill="auto"/>
          </w:rPr>
          <w:t xml:space="preserve">Ctrl+F2</w:t>
        </w:r>
      </w:ins>
      <w:r>
        <w:rPr>
          <w:shd w:val="clear" w:fill="auto"/>
        </w:rPr>
        <w:t xml:space="preserve">: Executar o comando usando o programa de execução rápida "</w:t>
      </w:r>
      <w:hyperlink r:id="rId21">
        <w:r>
          <w:rPr>
            <w:rStyle w:val="InternetLink"/>
            <w:shd w:val="clear" w:fill="auto"/>
          </w:rPr>
          <w:t xml:space="preserve">rofi". </w:t>
        </w:r>
      </w:hyperlink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7Z" w:id="113">
        <w:r>
          <w:rPr>
            <w:shd w:val="clear" w:fill="auto"/>
          </w:rPr>
          <w:t xml:space="preserve">Ctrl+F3</w:t>
        </w:r>
      </w:ins>
      <w:r>
        <w:rPr>
          <w:shd w:val="clear" w:fill="auto"/>
        </w:rPr>
        <w:t xml:space="preserve">: Gerenciador de arquivos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29Z" w:id="114">
        <w:r>
          <w:rPr>
            <w:shd w:val="clear" w:fill="auto"/>
          </w:rPr>
          <w:t xml:space="preserve">Ctrl+F4</w:t>
        </w:r>
      </w:ins>
      <w:r>
        <w:rPr>
          <w:shd w:val="clear" w:fill="auto"/>
        </w:rPr>
        <w:t xml:space="preserve">: Terminal drop-down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val="clear" w:fill="auto"/>
        </w:rPr>
      </w:pPr>
      <w:ins w:author="Jerry Bond" w:date="2021-09-24T16:42:30Z" w:id="115">
        <w:r>
          <w:rPr>
            <w:shd w:val="clear" w:fill="auto"/>
          </w:rPr>
          <w:t xml:space="preserve">vF5</w:t>
        </w:r>
      </w:ins>
      <w:r>
        <w:rPr>
          <w:shd w:val="clear" w:fill="auto"/>
        </w:rPr>
        <w:t xml:space="preserve">: Ferramentas MX</w:t>
      </w:r>
    </w:p>
    <w:p>
      <w:pPr>
        <w:pStyle w:val="Normal"/>
        <w:bidi w:val="0"/>
        <w:jc w:val="left"/>
        <w:rPr>
          <w:shd w:val="clear" w:fill="auto"/>
        </w:rPr>
      </w:pPr>
      <w:del w:author="Jerry Bond" w:date="2021-09-24T16:42:56Z" w:id="116">
        <w:r>
          <w:rPr>
            <w:shd w:val="clear" w:fill="auto"/>
          </w:rPr>
          <w:delText>F6: All apps</w:delText>
        </w:r>
      </w:del>
      <w:ins w:author="Jerry Bond" w:date="2021-09-24T16:43:06Z" w:id="117">
        <w:r>
          <w:rPr>
            <w:shd w:val="clear" w:fill="auto"/>
          </w:rPr>
          <w:t xml:space="preserve">As teclas de função por si só não são programadas para evitar conflitos com o uso pelos aplicativos.</w:t>
        </w:r>
      </w:ins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Que opções de ecrã existem?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Brilho: </w:t>
      </w:r>
      <w:del w:author="Jerry Bond" w:date="2021-09-24T16:43:52Z" w:id="118">
        <w:r>
          <w:rPr>
            <w:shd w:val="clear" w:fill="auto"/>
          </w:rPr>
          <w:delText>right-click the battery icon in the systray.</w:delText>
        </w:r>
      </w:del>
      <w:ins w:author="Jerry Bond" w:date="2021-09-24T16:44:00Z" w:id="119">
        <w:r>
          <w:rPr>
            <w:shd w:val="clear" w:fill="auto"/>
          </w:rPr>
          <w:t xml:space="preserve">Gerenciador de configurações &gt; Ferramentas &gt; Brightness systray</w:t>
        </w:r>
      </w:ins>
    </w:p>
    <w:p>
      <w:pPr>
        <w:pStyle w:val="Normal"/>
        <w:numPr>
          <w:ilvl w:val="0"/>
          <w:numId w:val="23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Captura: um ícone dedicado na doca executa mxfb-quickshot; se você tiver uma tecla Print Screen (AKA Print, PrtSc, etc.), isso também deve funcionar.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Heading3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Eu li sobre a fenda: o que é isso?</w:t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A fenda foi originalmente concebida como um contentor para </w:t>
      </w:r>
      <w:hyperlink r:id="rId22">
        <w:r>
          <w:rPr>
            <w:rStyle w:val="InternetLink"/>
            <w:shd w:val="clear" w:fill="auto"/>
          </w:rPr>
          <w:t xml:space="preserve">as docas</w:t>
        </w:r>
      </w:hyperlink>
      <w:r>
        <w:rPr>
          <w:shd w:val="clear" w:fill="auto"/>
        </w:rPr>
        <w:t xml:space="preserve">, mas</w:t>
      </w:r>
      <w:del w:author="Jerry Bond" w:date="2021-09-24T16:44:37Z" w:id="120">
        <w:r>
          <w:rPr>
            <w:shd w:val="clear" w:fill="auto"/>
          </w:rPr>
          <w:delText xml:space="preserve">which </w:delText>
        </w:r>
      </w:del>
      <w:r>
        <w:rPr>
          <w:shd w:val="clear" w:fill="auto"/>
        </w:rPr>
        <w:t xml:space="preserve"> </w:t>
      </w:r>
      <w:r>
        <w:rPr>
          <w:shd w:val="clear" w:fill="auto"/>
        </w:rPr>
        <w:t xml:space="preserve">em MXFB </w:t>
      </w:r>
      <w:r>
        <w:rPr>
          <w:shd w:val="clear" w:fill="auto"/>
        </w:rPr>
        <w:t xml:space="preserve">é utilizada principalmente para a doca. Ela pode ser localizada em vários locais na área de trabalho: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TopLeft, TopCenter, TopRight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LeftCenter, RightCenter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BottomLeft, BottomCenter, BottomRight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Você pode pesquisar o repo padrão por dockapps com este comando de terminal:</w:t>
      </w:r>
    </w:p>
    <w:p>
      <w:pPr>
        <w:pStyle w:val="TextBody"/>
        <w:bidi w:val="0"/>
        <w:jc w:val="left"/>
        <w:rPr/>
      </w:pPr>
      <w:r>
        <w:rPr>
          <w:i/>
          <w:iCs/>
          <w:shd w:val="clear" w:fill="auto"/>
        </w:rPr>
        <w:t xml:space="preserve">cais de busca apt-cache 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Muitos disponíveis no repositório podem não funcionar bem, mas vale a pena dar uma olhada. </w:t>
      </w:r>
    </w:p>
    <w:p>
      <w:pPr>
        <w:pStyle w:val="TextBody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hd w:val="clear" w:fill="auto"/>
        </w:rPr>
      </w:pPr>
      <w:r>
        <w:rPr>
          <w:b w:val="false"/>
          <w:bCs w:val="false"/>
          <w:shd w:val="clear" w:fill="auto"/>
        </w:rPr>
        <w:t xml:space="preserve">Um dockapp muito interessante e útil não encontrado com essa busca de apt-cache é o </w:t>
      </w:r>
      <w:hyperlink r:id="rId23">
        <w:r>
          <w:rPr>
            <w:rStyle w:val="InternetLink"/>
            <w:b/>
            <w:bCs/>
            <w:shd w:val="clear" w:fill="auto"/>
          </w:rPr>
          <w:t xml:space="preserve">gkrellm de </w:t>
        </w:r>
      </w:hyperlink>
      <w:r>
        <w:rPr>
          <w:b w:val="false"/>
          <w:bCs w:val="false"/>
          <w:shd w:val="clear" w:fill="auto"/>
        </w:rPr>
        <w:t xml:space="preserve">pilha de monitor</w:t>
      </w:r>
      <w:r>
        <w:rPr>
          <w:b w:val="false"/>
          <w:bCs w:val="false"/>
          <w:shd w:val="clear" w:fill="auto"/>
        </w:rPr>
        <w:t xml:space="preserve">, instalado por padrão no MX-Fluxbox. Ele está disponível clicando em Menu &gt; Sistema &gt; Monitores e tem muitas opções de configuração (clique com o botão direito do mouse na etiqueta superior ou em um dos gráficos), </w:t>
      </w:r>
      <w:hyperlink r:id="rId24">
        <w:r>
          <w:rPr>
            <w:rStyle w:val="InternetLink"/>
            <w:b w:val="false"/>
            <w:bCs w:val="false"/>
            <w:shd w:val="clear" w:fill="auto"/>
          </w:rPr>
          <w:t xml:space="preserve">muitos skins </w:t>
        </w:r>
      </w:hyperlink>
      <w:r>
        <w:rPr>
          <w:b w:val="false"/>
          <w:bCs w:val="false"/>
          <w:shd w:val="clear" w:fill="auto"/>
        </w:rPr>
        <w:t xml:space="preserve">e </w:t>
      </w:r>
      <w:hyperlink r:id="rId25">
        <w:r>
          <w:rPr>
            <w:rStyle w:val="InternetLink"/>
            <w:b w:val="false"/>
            <w:bCs w:val="false"/>
            <w:shd w:val="clear" w:fill="auto"/>
          </w:rPr>
          <w:t xml:space="preserve">muitos plugins</w:t>
        </w:r>
      </w:hyperlink>
      <w:r>
        <w:rPr>
          <w:b w:val="false"/>
          <w:bCs w:val="false"/>
          <w:shd w:val="clear" w:fill="auto"/>
        </w:rPr>
        <w:t xml:space="preserve">. Alguns skins são instalados por padrão, e podem ser revisados e selecionados clicando em Shift-PageUp. </w:t>
      </w:r>
      <w:r>
        <w:rPr>
          <w:b w:val="false"/>
          <w:bCs w:val="false"/>
          <w:shd w:val="clear" w:fill="auto"/>
        </w:rPr>
        <w:t xml:space="preserve"/>
      </w:r>
      <w:del w:author="Jerry Bond" w:date="2021-09-24T16:45:24Z" w:id="122">
        <w:r>
          <w:rPr>
            <w:b w:val="false"/>
            <w:bCs w:val="false"/>
            <w:shd w:val="clear" w:fill="auto"/>
          </w:rPr>
          <w:delText xml:space="preserve">A handy plugin can be installed from the repos </w:delText>
        </w:r>
      </w:del>
      <w:del w:author="Jerry Bond" w:date="2021-09-24T16:45:24Z" w:id="123">
        <w:r>
          <w:rPr>
            <w:b/>
            <w:bCs/>
            <w:shd w:val="clear" w:fill="auto"/>
          </w:rPr>
          <w:delText>gkrellweather</w:delText>
        </w:r>
      </w:del>
      <w:del w:author="Jerry Bond" w:date="2021-09-24T16:45:24Z" w:id="124">
        <w:r>
          <w:rPr>
            <w:b w:val="false"/>
            <w:bCs w:val="false"/>
            <w:shd w:val="clear" w:fill="auto"/>
          </w:rPr>
          <w:delText xml:space="preserve">, which works well </w:delText>
        </w:r>
      </w:del>
      <w:del w:author="Jerry Bond" w:date="2021-09-24T16:45:24Z" w:id="125">
        <w:r>
          <w:rPr>
            <w:b w:val="false"/>
            <w:bCs w:val="false"/>
            <w:i w:val="false"/>
            <w:iCs w:val="false"/>
            <w:shd w:val="clear" w:fill="auto"/>
          </w:rPr>
          <w:delText>when the version in the MX repos is installed.</w:delText>
        </w:r>
      </w:del>
    </w:p>
    <w:p>
      <w:pPr>
        <w:pStyle w:val="Heading1"/>
        <w:numPr>
          <w:ilvl w:val="0"/>
          <w:numId w:val="0"/>
        </w:numPr>
        <w:bidi w:val="0"/>
        <w:ind w:start="0" w:end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val="clear" w:fill="auto"/>
        </w:rPr>
      </w:pPr>
      <w:r>
        <w:rPr>
          <w:rFonts w:eastAsia="WenQuanYi Micro Hei" w:cs="FreeSans"/>
          <w:b/>
          <w:bCs/>
          <w:sz w:val="36"/>
          <w:szCs w:val="36"/>
          <w:shd w:val="clear" w:fill="auto"/>
        </w:rPr>
      </w:r>
      <w:r>
        <w:br w:type="page"/>
      </w:r>
    </w:p>
    <w:p>
      <w:pPr>
        <w:pStyle w:val="Heading1"/>
        <w:bidi w:val="0"/>
        <w:jc w:val="left"/>
        <w:rPr/>
      </w:pPr>
      <w:bookmarkStart w:name="__RefHeading___Toc1681_3540384480" w:id="13"/>
      <w:bookmarkEnd w:id="13"/>
      <w:r>
        <w:rPr>
          <w:rFonts w:eastAsia="WenQuanYi Micro Hei" w:cs="FreeSans"/>
          <w:b/>
          <w:bCs/>
          <w:sz w:val="36"/>
          <w:szCs w:val="36"/>
          <w:shd w:val="clear" w:fill="auto"/>
        </w:rPr>
        <w:t xml:space="preserve">6</w:t>
      </w:r>
      <w:r>
        <w:rPr>
          <w:shd w:val="clear" w:fill="auto"/>
        </w:rPr>
        <w:t xml:space="preserve">. Ligações</w:t>
      </w:r>
    </w:p>
    <w:p>
      <w:pPr>
        <w:pStyle w:val="TextBody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TextBody"/>
        <w:bidi w:val="0"/>
        <w:jc w:val="left"/>
        <w:rPr/>
      </w:pPr>
      <w:r>
        <w:rPr>
          <w:shd w:val="clear" w:fill="auto"/>
        </w:rPr>
        <w:t xml:space="preserve">O homem arquiva (em terminal ou </w:t>
      </w:r>
      <w:r>
        <w:rPr>
          <w:shd w:val="clear" w:fill="auto"/>
        </w:rPr>
        <w:t xml:space="preserve">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fluxbox-remote</w:t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val="clear" w:fill="auto"/>
          </w:rPr>
          <w:t xml:space="preserve">http://fluxbox.sourceforge.net/docbook/en/pdf/fluxbook.pdf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Manual básico, um pouco datado mas ainda útil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val="clear" w:fill="auto"/>
          </w:rPr>
          <w:t xml:space="preserve">https://bbs.archlinux.org/viewtopic.php?id=77729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Algumas boas explicações gerais com exemplos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val="clear" w:fill="auto"/>
          </w:rPr>
          <w:t xml:space="preserve">https://wiki.archlinux.org/index.php/Fluxbox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Alguns comandos são específicos do Arco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val="clear" w:fill="auto"/>
          </w:rPr>
          <w:t xml:space="preserve">https://wiki.ubuntu.com/HowToFluxboxStyles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Excelente rosca nas chaves 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val="clear" w:fill="auto"/>
          </w:rPr>
          <w:t xml:space="preserve">https://wiki.debian.org/FluxBox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3">
        <w:r>
          <w:rPr>
            <w:rStyle w:val="InternetLink"/>
            <w:shd w:val="clear" w:fill="auto"/>
          </w:rPr>
          <w:t xml:space="preserve">https://wiki.debian.org/FluxboxIcon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Separação da janela.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5">
        <w:r>
          <w:rPr>
            <w:rStyle w:val="InternetLink"/>
            <w:shd w:val="clear" w:fill="auto"/>
          </w:rPr>
          <w:t xml:space="preserve"> https://github.com/jerry3904/mx-fluxbox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O repo GitHub do MX-Fluxbox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6">
        <w:r>
          <w:rPr>
            <w:rStyle w:val="InternetLink"/>
            <w:shd w:val="clear" w:fill="auto"/>
          </w:rPr>
          <w:t xml:space="preserve"> https://mxlinux.org/wiki/help-files/help-mx-fluxbox/</w:t>
        </w:r>
      </w:hyperlink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  <w:t xml:space="preserve">  A entrada MX-Fluxbox Wiki</w:t>
      </w:r>
    </w:p>
    <w:p>
      <w:pPr>
        <w:pStyle w:val="Normal"/>
        <w:bidi w:val="0"/>
        <w:jc w:val="left"/>
        <w:rPr>
          <w:shd w:val="clear" w:fill="auto"/>
        </w:rPr>
      </w:pPr>
      <w:r>
        <w:rPr>
          <w:shd w:val="clear" w:fill="auto"/>
        </w:rPr>
      </w:r>
    </w:p>
    <w:p>
      <w:pPr>
        <w:pStyle w:val="Normal"/>
        <w:bidi w:val="0"/>
        <w:jc w:val="left"/>
        <w:rPr/>
      </w:pPr>
      <w:hyperlink r:id="rId37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val="clear" w:fill="auto"/>
            <w:lang w:val="zxx" w:eastAsia="zxx" w:bidi="zxx"/>
          </w:rPr>
          <w:t xml:space="preserve"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val="clear" w:fill="auto"/>
          <w:lang w:val="zxx" w:eastAsia="zxx" w:bidi="zxx"/>
        </w:rPr>
        <w:t xml:space="preserve"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val="clear" w:fill="auto"/>
          <w:lang w:val="zxx" w:eastAsia="zxx" w:bidi="zxx"/>
        </w:rPr>
      </w:r>
    </w:p>
    <w:p>
      <w:pPr>
        <w:pStyle w:val="Normal"/>
        <w:bidi w:val="0"/>
        <w:jc w:val="left"/>
        <w:rPr>
          <w:b/>
          <w:b/>
          <w:bCs/>
          <w:sz w:val="20"/>
          <w:szCs w:val="20"/>
          <w:shd w:val="clear" w:fill="auto"/>
        </w:rPr>
      </w:pPr>
      <w:r>
        <w:rPr>
          <w:b/>
          <w:bCs/>
          <w:sz w:val="20"/>
          <w:szCs w:val="20"/>
          <w:shd w:val="clear" w:fill="auto"/>
        </w:rPr>
        <w:t xml:space="preserve">v. 20210</w:t>
      </w:r>
      <w:del w:author="Jerry Bond" w:date="2021-09-24T16:45:38Z" w:id="126">
        <w:r>
          <w:rPr>
            <w:b/>
            <w:bCs/>
            <w:sz w:val="20"/>
            <w:szCs w:val="20"/>
            <w:shd w:val="clear" w:fill="auto"/>
          </w:rPr>
          <w:delText>8</w:delText>
        </w:r>
      </w:del>
      <w:ins w:author="Jerry Bond" w:date="2021-09-24T16:45:38Z" w:id="127">
        <w:r>
          <w:rPr>
            <w:b/>
            <w:bCs/>
            <w:sz w:val="20"/>
            <w:szCs w:val="20"/>
            <w:shd w:val="clear" w:fill="auto"/>
          </w:rPr>
          <w:t xml:space="preserve">9 </w:t>
        </w:r>
      </w:ins>
      <w:del w:author="Jerry Bond" w:date="2021-09-24T16:45:41Z" w:id="128">
        <w:r>
          <w:rPr>
            <w:b/>
            <w:bCs/>
            <w:sz w:val="20"/>
            <w:szCs w:val="20"/>
            <w:shd w:val="clear" w:fill="auto"/>
          </w:rPr>
          <w:delText>05</w:delText>
        </w:r>
      </w:del>
      <w:ins w:author="Jerry Bond" w:date="2021-09-24T16:45:44Z" w:id="129">
        <w:r>
          <w:rPr>
            <w:b/>
            <w:bCs/>
            <w:sz w:val="20"/>
            <w:szCs w:val="20"/>
            <w:shd w:val="clear" w:fill="auto"/>
          </w:rPr>
          <w:t xml:space="preserve">24</w:t>
        </w:r>
      </w:ins>
    </w:p>
    <w:sectPr>
      <w:type w:val="nextPage"/>
      <w:pgSz w:w="12240" w:h="15840"/>
      <w:pgMar w:top="1134" w:right="1134" w:bottom="1134" w:left="1134" w:header="0" w:footer="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hint="default" w:ascii="OpenSymbol" w:hAnsi="OpenSymbol"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revisionView w:insDel="0" w:formatting="0"/>
  <w:trackRevisions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false"/>
      <w:autoSpaceDE w:val="tru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LineNumbering">
    <w:name w:val="Line Numbering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image" Target="/word/media/image1.png" Id="rId2" /><Relationship Type="http://schemas.openxmlformats.org/officeDocument/2006/relationships/image" Target="/word/media/image22.png" Id="rId6" /><Relationship Type="http://schemas.openxmlformats.org/officeDocument/2006/relationships/image" Target="/word/media/image33.png" Id="rId7" /><Relationship Type="http://schemas.openxmlformats.org/officeDocument/2006/relationships/image" Target="/word/media/image44.png" Id="rId16" /><Relationship Type="http://schemas.openxmlformats.org/officeDocument/2006/relationships/numbering" Target="/word/numbering.xml" Id="rId38" /><Relationship Type="http://schemas.openxmlformats.org/officeDocument/2006/relationships/fontTable" Target="/word/fontTable.xml" Id="rId39" /><Relationship Type="http://schemas.openxmlformats.org/officeDocument/2006/relationships/settings" Target="/word/settings.xml" Id="rId40" /><Relationship Type="http://schemas.openxmlformats.org/officeDocument/2006/relationships/hyperlink" Target="https://en.wikipedia.org/wiki/Fluxbox" TargetMode="External" Id="rId3" /><Relationship Type="http://schemas.openxmlformats.org/officeDocument/2006/relationships/hyperlink" Target="https://en.wikipedia.org/wiki/Stacking_window_manager" TargetMode="External" Id="rId4" /><Relationship Type="http://schemas.openxmlformats.org/officeDocument/2006/relationships/hyperlink" Target="https://en.wikipedia.org/wiki/Text_file" TargetMode="External" Id="rId5" /><Relationship Type="http://schemas.openxmlformats.org/officeDocument/2006/relationships/hyperlink" Target="https://mxlinux.org/wiki/help-files/help-rofi/" TargetMode="External" Id="rId8" /><Relationship Type="http://schemas.openxmlformats.org/officeDocument/2006/relationships/hyperlink" Target="https://mxlinux.org/wiki/help-files/help-mx-idesktool/" TargetMode="External" Id="rId9" /><Relationship Type="http://schemas.openxmlformats.org/officeDocument/2006/relationships/hyperlink" Target="https://mxlinux.org/wiki/help-files/help-mx-conky/" TargetMode="External" Id="rId10" /><Relationship Type="http://schemas.openxmlformats.org/officeDocument/2006/relationships/hyperlink" Target="https://mxlinux.org/wiki/help-files/help-conky-manager/" TargetMode="External" Id="rId11" /><Relationship Type="http://schemas.openxmlformats.org/officeDocument/2006/relationships/hyperlink" Target="https://mxlinux.org/wiki/applications/tint2-panel/" TargetMode="External" Id="rId12" /><Relationship Type="http://schemas.openxmlformats.org/officeDocument/2006/relationships/hyperlink" Target="https://mxlinux.org/wiki/applications/tint2-panel/" TargetMode="External" Id="rId13" /><Relationship Type="http://schemas.openxmlformats.org/officeDocument/2006/relationships/hyperlink" Target="https://mxlinux.org/wiki/other/time-formats-in-scripts/" TargetMode="External" Id="rId14" /><Relationship Type="http://schemas.openxmlformats.org/officeDocument/2006/relationships/hyperlink" Target="https://mxlinux.org/wiki/help-files/help-mx-dockmaker/" TargetMode="External" Id="rId15" /><Relationship Type="http://schemas.openxmlformats.org/officeDocument/2006/relationships/hyperlink" Target="https://mxlinux.org/wiki/other/time-formats-in-scripts/" TargetMode="External" Id="rId17" /><Relationship Type="http://schemas.openxmlformats.org/officeDocument/2006/relationships/hyperlink" Target="https://mxlinux.org/wiki/other/time-formats-in-scripts/" TargetMode="External" Id="rId18" /><Relationship Type="http://schemas.openxmlformats.org/officeDocument/2006/relationships/hyperlink" Target="https://mxlinux.org/wiki/other/time-formats-in-scripts/" TargetMode="External" Id="rId19" /><Relationship Type="http://schemas.openxmlformats.org/officeDocument/2006/relationships/hyperlink" Target="http://fluxbox.sourceforge.net/docbook/en/html/c296.html" TargetMode="External" Id="rId20" /><Relationship Type="http://schemas.openxmlformats.org/officeDocument/2006/relationships/hyperlink" Target="https://mxlinux.org/wiki/help-files/help-rofi/" TargetMode="External" Id="rId21" /><Relationship Type="http://schemas.openxmlformats.org/officeDocument/2006/relationships/hyperlink" Target="https://en.wikipedia.org/wiki/Dockapps" TargetMode="External" Id="rId22" /><Relationship Type="http://schemas.openxmlformats.org/officeDocument/2006/relationships/hyperlink" Target="http://gkrellm.srcbox.net/" TargetMode="External" Id="rId23" /><Relationship Type="http://schemas.openxmlformats.org/officeDocument/2006/relationships/hyperlink" Target="http://www.muhri.net/gkrellm/nav.php3?node=gkrellmall&amp;sort=added&amp;conf=DESC" TargetMode="External" Id="rId24" /><Relationship Type="http://schemas.openxmlformats.org/officeDocument/2006/relationships/hyperlink" Target="http://gkrellm.srcbox.net/Plugins.html" TargetMode="External" Id="rId25" /><Relationship Type="http://schemas.openxmlformats.org/officeDocument/2006/relationships/hyperlink" Target="https://linux.die.net/man/" TargetMode="External" Id="rId26" /><Relationship Type="http://schemas.openxmlformats.org/officeDocument/2006/relationships/hyperlink" Target="http://fluxbox.sourceforge.net/docbook/en/pdf/fluxbook.pdf" TargetMode="External" Id="rId27" /><Relationship Type="http://schemas.openxmlformats.org/officeDocument/2006/relationships/hyperlink" Target="https://bbs.archlinux.org/viewtopic.php?id=77729" TargetMode="External" Id="rId28" /><Relationship Type="http://schemas.openxmlformats.org/officeDocument/2006/relationships/hyperlink" Target="https://wiki.archlinux.org/index.php/Fluxbox" TargetMode="External" Id="rId29" /><Relationship Type="http://schemas.openxmlformats.org/officeDocument/2006/relationships/hyperlink" Target="https://wiki.ubuntu.com/HowToFluxboxStyles" TargetMode="External" Id="rId30" /><Relationship Type="http://schemas.openxmlformats.org/officeDocument/2006/relationships/hyperlink" Target="https://ubuntuforums.org/showthread.php?t=617812" TargetMode="External" Id="rId31" /><Relationship Type="http://schemas.openxmlformats.org/officeDocument/2006/relationships/hyperlink" Target="https://wiki.debian.org/FluxBox" TargetMode="External" Id="rId32" /><Relationship Type="http://schemas.openxmlformats.org/officeDocument/2006/relationships/hyperlink" Target="https://wiki.debian.org/FluxboxIcon" TargetMode="External" Id="rId33" /><Relationship Type="http://schemas.openxmlformats.org/officeDocument/2006/relationships/hyperlink" Target="http://fluxbox.sourceforge.net/docbook/en/html/chap-tabs.html" TargetMode="External" Id="rId34" /><Relationship Type="http://schemas.openxmlformats.org/officeDocument/2006/relationships/hyperlink" Target="https://github.com/jerry3904/mx-fluxbox" TargetMode="External" Id="rId35" /><Relationship Type="http://schemas.openxmlformats.org/officeDocument/2006/relationships/hyperlink" Target="https://mxlinux.org/wiki/help-files/help-mx-fluxbox/" TargetMode="External" Id="rId36" /><Relationship Type="http://schemas.openxmlformats.org/officeDocument/2006/relationships/hyperlink" Target="https://bit.ly/2Sm1PJl" TargetMode="External" Id="rId37" 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Template/>
  <ap:TotalTime>1023</ap:TotalTime>
  <ap:Application>LibreOffice/7.0.0.3$Linux_X86_64 LibreOffice_project/00$Build-3</ap:Application>
  <ap:Pages>12</ap:Pages>
  <ap:Words>3455</ap:Words>
  <ap:Characters>17453</ap:Characters>
  <ap:CharactersWithSpaces>20655</ap:CharactersWithSpaces>
  <ap:Paragraphs>271</ap:Paragraphs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2021-09-24T16:46:04Z</dcterms:modified>
  <cp:revision>245</cp:revision>
  <dc:subject/>
  <dc:title/>
</cp:coreProperties>
</file>